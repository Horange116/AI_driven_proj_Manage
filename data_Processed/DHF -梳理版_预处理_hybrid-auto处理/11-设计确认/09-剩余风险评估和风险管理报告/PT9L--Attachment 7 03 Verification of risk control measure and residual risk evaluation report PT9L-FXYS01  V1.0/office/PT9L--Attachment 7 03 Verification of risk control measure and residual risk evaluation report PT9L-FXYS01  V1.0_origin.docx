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A33CB0" w14:textId="77777777" w:rsidR="00042FFD" w:rsidRDefault="00042FFD">
      <w:pPr>
        <w:jc w:val="center"/>
        <w:rPr>
          <w:sz w:val="44"/>
        </w:rPr>
      </w:pPr>
    </w:p>
    <w:p w14:paraId="775BFF1B" w14:textId="77777777" w:rsidR="00042FFD" w:rsidRDefault="00042FFD">
      <w:pPr>
        <w:jc w:val="center"/>
        <w:rPr>
          <w:sz w:val="44"/>
        </w:rPr>
      </w:pPr>
    </w:p>
    <w:p w14:paraId="1F56A07A" w14:textId="77777777" w:rsidR="00042FFD" w:rsidRDefault="00000000">
      <w:pPr>
        <w:jc w:val="center"/>
        <w:rPr>
          <w:b/>
          <w:sz w:val="84"/>
        </w:rPr>
      </w:pPr>
      <w:r>
        <w:rPr>
          <w:b/>
          <w:bCs/>
          <w:sz w:val="72"/>
          <w:szCs w:val="72"/>
        </w:rPr>
        <w:t>Verification of risk control measure and residual risk evaluation</w:t>
      </w:r>
      <w:bookmarkStart w:id="0" w:name="OLE_LINK2"/>
      <w:bookmarkStart w:id="1" w:name="OLE_LINK1"/>
      <w:r>
        <w:rPr>
          <w:b/>
          <w:bCs/>
          <w:sz w:val="72"/>
          <w:szCs w:val="72"/>
        </w:rPr>
        <w:t xml:space="preserve"> report</w:t>
      </w:r>
      <w:bookmarkEnd w:id="0"/>
      <w:bookmarkEnd w:id="1"/>
    </w:p>
    <w:p w14:paraId="595730ED" w14:textId="77777777" w:rsidR="00042FFD" w:rsidRDefault="00000000">
      <w:pPr>
        <w:jc w:val="center"/>
        <w:rPr>
          <w:b/>
          <w:sz w:val="44"/>
        </w:rPr>
      </w:pPr>
      <w:r>
        <w:rPr>
          <w:b/>
          <w:sz w:val="44"/>
        </w:rPr>
        <w:t>（</w:t>
      </w:r>
      <w:r>
        <w:rPr>
          <w:b/>
          <w:sz w:val="44"/>
        </w:rPr>
        <w:t>V</w:t>
      </w:r>
      <w:r>
        <w:rPr>
          <w:rFonts w:hint="eastAsia"/>
          <w:b/>
          <w:sz w:val="44"/>
        </w:rPr>
        <w:t>1</w:t>
      </w:r>
      <w:r>
        <w:rPr>
          <w:b/>
          <w:sz w:val="44"/>
        </w:rPr>
        <w:t>.0</w:t>
      </w:r>
      <w:r>
        <w:rPr>
          <w:b/>
          <w:sz w:val="44"/>
        </w:rPr>
        <w:t>）</w:t>
      </w:r>
    </w:p>
    <w:p w14:paraId="00FCCE51" w14:textId="77777777" w:rsidR="00042FFD" w:rsidRDefault="00042FFD">
      <w:pPr>
        <w:jc w:val="center"/>
        <w:rPr>
          <w:sz w:val="44"/>
        </w:rPr>
      </w:pPr>
    </w:p>
    <w:p w14:paraId="7D83A136" w14:textId="77777777" w:rsidR="00042FFD" w:rsidRDefault="00042FFD">
      <w:pPr>
        <w:jc w:val="center"/>
        <w:rPr>
          <w:sz w:val="44"/>
        </w:rPr>
      </w:pPr>
    </w:p>
    <w:p w14:paraId="3DCC7FC4" w14:textId="23ED5D4B" w:rsidR="00042FFD" w:rsidRDefault="00000000">
      <w:pPr>
        <w:ind w:left="2100" w:firstLine="420"/>
        <w:rPr>
          <w:sz w:val="30"/>
          <w:u w:val="single"/>
        </w:rPr>
      </w:pPr>
      <w:r>
        <w:rPr>
          <w:rFonts w:hint="eastAsia"/>
          <w:sz w:val="30"/>
        </w:rPr>
        <w:t>Product Model:</w:t>
      </w:r>
      <w:r>
        <w:rPr>
          <w:rFonts w:hint="eastAsia"/>
          <w:sz w:val="30"/>
          <w:u w:val="single"/>
        </w:rPr>
        <w:t xml:space="preserve"> </w:t>
      </w:r>
      <w:r w:rsidR="00C73CD8">
        <w:rPr>
          <w:rFonts w:hint="eastAsia"/>
          <w:sz w:val="30"/>
          <w:u w:val="single"/>
        </w:rPr>
        <w:t>PT9L</w:t>
      </w:r>
    </w:p>
    <w:p w14:paraId="694E5DD7" w14:textId="6420CB1A" w:rsidR="00042FFD" w:rsidRDefault="00000000">
      <w:pPr>
        <w:ind w:left="2100" w:firstLine="420"/>
        <w:rPr>
          <w:b/>
          <w:sz w:val="52"/>
        </w:rPr>
      </w:pPr>
      <w:r>
        <w:rPr>
          <w:rFonts w:hint="eastAsia"/>
          <w:sz w:val="30"/>
        </w:rPr>
        <w:t xml:space="preserve">Project Number: </w:t>
      </w:r>
      <w:r>
        <w:rPr>
          <w:rFonts w:hint="eastAsia"/>
          <w:sz w:val="30"/>
          <w:u w:val="single"/>
        </w:rPr>
        <w:t>300000</w:t>
      </w:r>
      <w:r w:rsidR="00C73CD8">
        <w:rPr>
          <w:rFonts w:hint="eastAsia"/>
          <w:sz w:val="30"/>
          <w:u w:val="single"/>
        </w:rPr>
        <w:t>78</w:t>
      </w:r>
    </w:p>
    <w:p w14:paraId="7E72E090" w14:textId="77777777" w:rsidR="00042FFD" w:rsidRDefault="00000000">
      <w:pPr>
        <w:ind w:left="2100" w:firstLine="420"/>
        <w:rPr>
          <w:sz w:val="30"/>
          <w:u w:val="single"/>
        </w:rPr>
      </w:pPr>
      <w:r>
        <w:rPr>
          <w:rFonts w:hint="eastAsia"/>
          <w:sz w:val="30"/>
        </w:rPr>
        <w:t xml:space="preserve">Product  name: </w:t>
      </w:r>
      <w:r>
        <w:rPr>
          <w:rFonts w:hint="eastAsia"/>
          <w:sz w:val="30"/>
          <w:u w:val="single"/>
        </w:rPr>
        <w:t xml:space="preserve">   </w:t>
      </w:r>
      <w:r>
        <w:rPr>
          <w:rFonts w:hint="eastAsia"/>
          <w:sz w:val="30"/>
          <w:szCs w:val="30"/>
          <w:u w:val="single"/>
        </w:rPr>
        <w:t>Infrared Forehead Thermometer</w:t>
      </w:r>
      <w:r>
        <w:rPr>
          <w:rFonts w:hint="eastAsia"/>
          <w:sz w:val="30"/>
          <w:u w:val="single"/>
        </w:rPr>
        <w:tab/>
      </w:r>
    </w:p>
    <w:p w14:paraId="181DDDE4" w14:textId="77777777" w:rsidR="00042FFD" w:rsidRPr="00C73CD8" w:rsidRDefault="00042FFD">
      <w:pPr>
        <w:spacing w:line="360" w:lineRule="auto"/>
        <w:ind w:leftChars="800" w:left="1680" w:firstLineChars="200" w:firstLine="560"/>
        <w:jc w:val="center"/>
        <w:textAlignment w:val="baseline"/>
        <w:rPr>
          <w:sz w:val="28"/>
        </w:rPr>
      </w:pPr>
    </w:p>
    <w:p w14:paraId="4CD624C1" w14:textId="77777777" w:rsidR="00042FFD" w:rsidRDefault="00042FFD">
      <w:pPr>
        <w:spacing w:line="360" w:lineRule="auto"/>
        <w:ind w:leftChars="800" w:left="1680" w:firstLineChars="200" w:firstLine="560"/>
        <w:jc w:val="center"/>
        <w:textAlignment w:val="baseline"/>
        <w:rPr>
          <w:sz w:val="28"/>
        </w:rPr>
      </w:pPr>
    </w:p>
    <w:p w14:paraId="4E4CF168" w14:textId="77777777" w:rsidR="00042FFD" w:rsidRDefault="00042FFD">
      <w:pPr>
        <w:spacing w:line="360" w:lineRule="auto"/>
        <w:ind w:leftChars="800" w:left="1680" w:firstLineChars="200" w:firstLine="560"/>
        <w:jc w:val="center"/>
        <w:textAlignment w:val="baseline"/>
        <w:rPr>
          <w:sz w:val="28"/>
        </w:rPr>
      </w:pPr>
    </w:p>
    <w:p w14:paraId="78D5EED5" w14:textId="77777777" w:rsidR="00042FFD" w:rsidRDefault="00000000">
      <w:pPr>
        <w:spacing w:line="360" w:lineRule="auto"/>
        <w:jc w:val="left"/>
        <w:textAlignment w:val="baseline"/>
        <w:rPr>
          <w:sz w:val="28"/>
        </w:rPr>
      </w:pPr>
      <w:r>
        <w:rPr>
          <w:b/>
          <w:bCs/>
          <w:sz w:val="28"/>
        </w:rPr>
        <w:t>Drafted by</w:t>
      </w:r>
      <w:r>
        <w:rPr>
          <w:i/>
          <w:iCs/>
          <w:sz w:val="28"/>
          <w:szCs w:val="28"/>
        </w:rPr>
        <w:t>(Regulation Engineer)</w:t>
      </w:r>
      <w:r>
        <w:rPr>
          <w:sz w:val="28"/>
          <w:szCs w:val="28"/>
          <w:u w:val="single"/>
        </w:rPr>
        <w:t xml:space="preserve">               </w:t>
      </w:r>
      <w:r>
        <w:rPr>
          <w:kern w:val="0"/>
          <w:sz w:val="24"/>
        </w:rPr>
        <w:tab/>
        <w:t>Date:</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4238493B" w14:textId="7A445F0D" w:rsidR="00042FFD" w:rsidRDefault="00000000">
      <w:pPr>
        <w:spacing w:line="360" w:lineRule="auto"/>
        <w:jc w:val="left"/>
        <w:textAlignment w:val="baseline"/>
        <w:rPr>
          <w:kern w:val="0"/>
          <w:sz w:val="24"/>
          <w:u w:val="single"/>
        </w:rPr>
      </w:pPr>
      <w:r>
        <w:rPr>
          <w:b/>
          <w:bCs/>
          <w:sz w:val="28"/>
        </w:rPr>
        <w:t>Reviewed by</w:t>
      </w:r>
      <w:r>
        <w:rPr>
          <w:i/>
          <w:iCs/>
          <w:sz w:val="28"/>
          <w:szCs w:val="28"/>
        </w:rPr>
        <w:t>(Certification Engineer)</w:t>
      </w:r>
      <w:r>
        <w:rPr>
          <w:sz w:val="28"/>
          <w:szCs w:val="28"/>
          <w:u w:val="single"/>
        </w:rPr>
        <w:t xml:space="preserve">         </w:t>
      </w:r>
      <w:r>
        <w:rPr>
          <w:rFonts w:hint="eastAsia"/>
          <w:sz w:val="28"/>
          <w:szCs w:val="28"/>
          <w:u w:val="single"/>
        </w:rPr>
        <w:t xml:space="preserve"> </w:t>
      </w:r>
      <w:r w:rsidR="002D0C23">
        <w:rPr>
          <w:rFonts w:hint="eastAsia"/>
          <w:sz w:val="28"/>
          <w:szCs w:val="28"/>
          <w:u w:val="single"/>
        </w:rPr>
        <w:t xml:space="preserve">   </w:t>
      </w:r>
      <w:r>
        <w:rPr>
          <w:sz w:val="28"/>
          <w:szCs w:val="28"/>
          <w:u w:val="single"/>
        </w:rPr>
        <w:t xml:space="preserve">  </w:t>
      </w:r>
      <w:r>
        <w:rPr>
          <w:kern w:val="0"/>
          <w:sz w:val="24"/>
        </w:rPr>
        <w:t>Date:</w:t>
      </w:r>
      <w:r>
        <w:rPr>
          <w:sz w:val="28"/>
          <w:szCs w:val="28"/>
          <w:u w:val="single"/>
        </w:rPr>
        <w:tab/>
      </w:r>
      <w:r>
        <w:rPr>
          <w:sz w:val="28"/>
          <w:szCs w:val="28"/>
          <w:u w:val="single"/>
        </w:rPr>
        <w:tab/>
      </w:r>
      <w:r>
        <w:rPr>
          <w:sz w:val="28"/>
          <w:szCs w:val="28"/>
          <w:u w:val="single"/>
        </w:rPr>
        <w:tab/>
      </w:r>
      <w:r>
        <w:rPr>
          <w:sz w:val="28"/>
          <w:szCs w:val="28"/>
          <w:u w:val="single"/>
        </w:rPr>
        <w:tab/>
      </w:r>
    </w:p>
    <w:p w14:paraId="045E2CFC" w14:textId="4A0C571A" w:rsidR="00042FFD" w:rsidRDefault="00000000">
      <w:r>
        <w:rPr>
          <w:b/>
          <w:bCs/>
          <w:sz w:val="28"/>
        </w:rPr>
        <w:t>Approved by</w:t>
      </w:r>
      <w:r>
        <w:rPr>
          <w:i/>
          <w:iCs/>
          <w:sz w:val="28"/>
          <w:szCs w:val="28"/>
        </w:rPr>
        <w:t>(</w:t>
      </w:r>
      <w:r w:rsidR="002D0C23" w:rsidRPr="002D0C23">
        <w:rPr>
          <w:i/>
          <w:iCs/>
          <w:sz w:val="28"/>
          <w:szCs w:val="28"/>
        </w:rPr>
        <w:t>Product Line Manager‌</w:t>
      </w:r>
      <w:r>
        <w:rPr>
          <w:i/>
          <w:iCs/>
          <w:sz w:val="28"/>
          <w:szCs w:val="28"/>
        </w:rPr>
        <w:t>)</w:t>
      </w:r>
      <w:r>
        <w:rPr>
          <w:sz w:val="28"/>
          <w:szCs w:val="28"/>
          <w:u w:val="single"/>
        </w:rPr>
        <w:t xml:space="preserve">            </w:t>
      </w:r>
      <w:r w:rsidR="002D0C23">
        <w:rPr>
          <w:rFonts w:hint="eastAsia"/>
          <w:sz w:val="28"/>
          <w:szCs w:val="28"/>
          <w:u w:val="single"/>
        </w:rPr>
        <w:t xml:space="preserve">   </w:t>
      </w:r>
      <w:r>
        <w:rPr>
          <w:kern w:val="0"/>
          <w:sz w:val="24"/>
        </w:rPr>
        <w:t>Date:</w:t>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2BF07D24" w14:textId="77777777" w:rsidR="00042FFD" w:rsidRDefault="00042FFD"/>
    <w:p w14:paraId="43FD8D65" w14:textId="77777777" w:rsidR="00042FFD" w:rsidRDefault="00042FFD"/>
    <w:p w14:paraId="712621D2" w14:textId="77777777" w:rsidR="00042FFD" w:rsidRDefault="00042FFD"/>
    <w:p w14:paraId="5EEC7617" w14:textId="77777777" w:rsidR="00042FFD" w:rsidRDefault="00000000">
      <w:pPr>
        <w:jc w:val="center"/>
        <w:rPr>
          <w:b/>
          <w:sz w:val="36"/>
          <w:szCs w:val="36"/>
        </w:rPr>
      </w:pPr>
      <w:r>
        <w:br w:type="page"/>
      </w:r>
      <w:r>
        <w:rPr>
          <w:b/>
          <w:sz w:val="36"/>
          <w:szCs w:val="36"/>
        </w:rPr>
        <w:lastRenderedPageBreak/>
        <w:t>Version History</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1863"/>
        <w:gridCol w:w="2723"/>
        <w:gridCol w:w="1421"/>
        <w:gridCol w:w="2300"/>
        <w:gridCol w:w="1419"/>
      </w:tblGrid>
      <w:tr w:rsidR="00042FFD" w14:paraId="7B63C86E" w14:textId="77777777">
        <w:trPr>
          <w:trHeight w:val="621"/>
        </w:trPr>
        <w:tc>
          <w:tcPr>
            <w:tcW w:w="332" w:type="pct"/>
            <w:tcBorders>
              <w:top w:val="single" w:sz="4" w:space="0" w:color="auto"/>
              <w:left w:val="single" w:sz="4" w:space="0" w:color="auto"/>
              <w:bottom w:val="single" w:sz="4" w:space="0" w:color="auto"/>
              <w:right w:val="single" w:sz="4" w:space="0" w:color="auto"/>
            </w:tcBorders>
            <w:vAlign w:val="center"/>
          </w:tcPr>
          <w:p w14:paraId="307B337D" w14:textId="77777777" w:rsidR="00042FFD" w:rsidRDefault="00000000">
            <w:pPr>
              <w:jc w:val="center"/>
              <w:rPr>
                <w:b/>
                <w:sz w:val="24"/>
                <w:szCs w:val="24"/>
              </w:rPr>
            </w:pPr>
            <w:r>
              <w:rPr>
                <w:b/>
                <w:sz w:val="24"/>
                <w:szCs w:val="24"/>
              </w:rPr>
              <w:t>No.</w:t>
            </w:r>
          </w:p>
        </w:tc>
        <w:tc>
          <w:tcPr>
            <w:tcW w:w="894" w:type="pct"/>
            <w:tcBorders>
              <w:top w:val="single" w:sz="4" w:space="0" w:color="auto"/>
              <w:left w:val="single" w:sz="4" w:space="0" w:color="auto"/>
              <w:bottom w:val="single" w:sz="4" w:space="0" w:color="auto"/>
              <w:right w:val="single" w:sz="4" w:space="0" w:color="auto"/>
            </w:tcBorders>
            <w:vAlign w:val="center"/>
          </w:tcPr>
          <w:p w14:paraId="017301CE" w14:textId="77777777" w:rsidR="00042FFD" w:rsidRDefault="00000000">
            <w:pPr>
              <w:jc w:val="center"/>
              <w:rPr>
                <w:b/>
                <w:sz w:val="24"/>
                <w:szCs w:val="24"/>
              </w:rPr>
            </w:pPr>
            <w:r>
              <w:rPr>
                <w:b/>
                <w:sz w:val="24"/>
                <w:szCs w:val="24"/>
              </w:rPr>
              <w:t xml:space="preserve">Version Date </w:t>
            </w:r>
          </w:p>
        </w:tc>
        <w:tc>
          <w:tcPr>
            <w:tcW w:w="1307" w:type="pct"/>
            <w:tcBorders>
              <w:top w:val="single" w:sz="4" w:space="0" w:color="auto"/>
              <w:left w:val="single" w:sz="4" w:space="0" w:color="auto"/>
              <w:bottom w:val="single" w:sz="4" w:space="0" w:color="auto"/>
              <w:right w:val="single" w:sz="4" w:space="0" w:color="auto"/>
            </w:tcBorders>
            <w:vAlign w:val="center"/>
          </w:tcPr>
          <w:p w14:paraId="3418E293" w14:textId="77777777" w:rsidR="00042FFD" w:rsidRDefault="00000000">
            <w:pPr>
              <w:jc w:val="center"/>
              <w:rPr>
                <w:b/>
                <w:sz w:val="24"/>
                <w:szCs w:val="24"/>
              </w:rPr>
            </w:pPr>
            <w:r>
              <w:rPr>
                <w:b/>
                <w:sz w:val="24"/>
                <w:szCs w:val="24"/>
              </w:rPr>
              <w:t>Version Description</w:t>
            </w:r>
          </w:p>
        </w:tc>
        <w:tc>
          <w:tcPr>
            <w:tcW w:w="682" w:type="pct"/>
            <w:tcBorders>
              <w:top w:val="single" w:sz="4" w:space="0" w:color="auto"/>
              <w:left w:val="single" w:sz="4" w:space="0" w:color="auto"/>
              <w:bottom w:val="single" w:sz="4" w:space="0" w:color="auto"/>
              <w:right w:val="single" w:sz="4" w:space="0" w:color="auto"/>
            </w:tcBorders>
            <w:vAlign w:val="center"/>
          </w:tcPr>
          <w:p w14:paraId="39B8F7B9" w14:textId="77777777" w:rsidR="00042FFD" w:rsidRDefault="00000000">
            <w:pPr>
              <w:jc w:val="center"/>
              <w:rPr>
                <w:b/>
                <w:sz w:val="24"/>
                <w:szCs w:val="24"/>
              </w:rPr>
            </w:pPr>
            <w:r>
              <w:rPr>
                <w:b/>
                <w:sz w:val="24"/>
                <w:szCs w:val="24"/>
              </w:rPr>
              <w:t>Version</w:t>
            </w:r>
          </w:p>
        </w:tc>
        <w:tc>
          <w:tcPr>
            <w:tcW w:w="1104" w:type="pct"/>
            <w:tcBorders>
              <w:top w:val="single" w:sz="4" w:space="0" w:color="auto"/>
              <w:left w:val="single" w:sz="4" w:space="0" w:color="auto"/>
              <w:bottom w:val="single" w:sz="4" w:space="0" w:color="auto"/>
              <w:right w:val="single" w:sz="4" w:space="0" w:color="auto"/>
            </w:tcBorders>
            <w:vAlign w:val="center"/>
          </w:tcPr>
          <w:p w14:paraId="08043CC7" w14:textId="77777777" w:rsidR="00042FFD" w:rsidRDefault="00000000">
            <w:pPr>
              <w:jc w:val="center"/>
              <w:rPr>
                <w:b/>
                <w:sz w:val="24"/>
                <w:szCs w:val="24"/>
              </w:rPr>
            </w:pPr>
            <w:r>
              <w:rPr>
                <w:b/>
                <w:sz w:val="24"/>
                <w:szCs w:val="24"/>
              </w:rPr>
              <w:t>Drafter</w:t>
            </w:r>
          </w:p>
        </w:tc>
        <w:tc>
          <w:tcPr>
            <w:tcW w:w="681" w:type="pct"/>
            <w:tcBorders>
              <w:top w:val="single" w:sz="4" w:space="0" w:color="auto"/>
              <w:left w:val="single" w:sz="4" w:space="0" w:color="auto"/>
              <w:bottom w:val="single" w:sz="4" w:space="0" w:color="auto"/>
              <w:right w:val="single" w:sz="4" w:space="0" w:color="auto"/>
            </w:tcBorders>
            <w:vAlign w:val="center"/>
          </w:tcPr>
          <w:p w14:paraId="259C61E1" w14:textId="77777777" w:rsidR="00042FFD" w:rsidRDefault="00000000">
            <w:pPr>
              <w:jc w:val="center"/>
              <w:rPr>
                <w:b/>
                <w:sz w:val="24"/>
                <w:szCs w:val="24"/>
              </w:rPr>
            </w:pPr>
            <w:r>
              <w:rPr>
                <w:b/>
                <w:sz w:val="24"/>
                <w:szCs w:val="24"/>
              </w:rPr>
              <w:t>Approver</w:t>
            </w:r>
          </w:p>
        </w:tc>
      </w:tr>
      <w:tr w:rsidR="00042FFD" w14:paraId="38DA67DA" w14:textId="77777777">
        <w:trPr>
          <w:trHeight w:val="578"/>
        </w:trPr>
        <w:tc>
          <w:tcPr>
            <w:tcW w:w="692" w:type="dxa"/>
            <w:tcBorders>
              <w:top w:val="single" w:sz="4" w:space="0" w:color="auto"/>
              <w:left w:val="single" w:sz="4" w:space="0" w:color="auto"/>
              <w:bottom w:val="single" w:sz="4" w:space="0" w:color="auto"/>
              <w:right w:val="single" w:sz="4" w:space="0" w:color="auto"/>
            </w:tcBorders>
            <w:vAlign w:val="center"/>
          </w:tcPr>
          <w:p w14:paraId="3E0D200B" w14:textId="77777777" w:rsidR="00042FFD" w:rsidRDefault="00000000">
            <w:pPr>
              <w:spacing w:line="240" w:lineRule="exact"/>
              <w:jc w:val="center"/>
              <w:rPr>
                <w:sz w:val="24"/>
                <w:szCs w:val="24"/>
              </w:rPr>
            </w:pPr>
            <w:r>
              <w:rPr>
                <w:rFonts w:hint="eastAsia"/>
                <w:szCs w:val="21"/>
              </w:rPr>
              <w:t>1</w:t>
            </w:r>
          </w:p>
        </w:tc>
        <w:tc>
          <w:tcPr>
            <w:tcW w:w="1863" w:type="dxa"/>
            <w:tcBorders>
              <w:top w:val="single" w:sz="4" w:space="0" w:color="auto"/>
              <w:left w:val="single" w:sz="4" w:space="0" w:color="auto"/>
              <w:bottom w:val="single" w:sz="4" w:space="0" w:color="auto"/>
              <w:right w:val="single" w:sz="4" w:space="0" w:color="auto"/>
            </w:tcBorders>
            <w:vAlign w:val="center"/>
          </w:tcPr>
          <w:p w14:paraId="1893180C" w14:textId="188D1342" w:rsidR="00042FFD" w:rsidRDefault="00000000">
            <w:pPr>
              <w:spacing w:line="240" w:lineRule="exact"/>
              <w:rPr>
                <w:sz w:val="24"/>
                <w:szCs w:val="24"/>
              </w:rPr>
            </w:pPr>
            <w:r w:rsidRPr="00F97266">
              <w:rPr>
                <w:szCs w:val="21"/>
              </w:rPr>
              <w:t>202</w:t>
            </w:r>
            <w:r w:rsidR="00AE6B4F" w:rsidRPr="00F97266">
              <w:rPr>
                <w:szCs w:val="21"/>
              </w:rPr>
              <w:t>4</w:t>
            </w:r>
            <w:r w:rsidRPr="00F97266">
              <w:rPr>
                <w:szCs w:val="21"/>
              </w:rPr>
              <w:t>.</w:t>
            </w:r>
            <w:r w:rsidR="00AE6B4F" w:rsidRPr="00F97266">
              <w:rPr>
                <w:szCs w:val="21"/>
              </w:rPr>
              <w:t>10</w:t>
            </w:r>
            <w:r w:rsidRPr="00F97266">
              <w:rPr>
                <w:szCs w:val="21"/>
              </w:rPr>
              <w:t>.</w:t>
            </w:r>
            <w:r w:rsidR="00AE6B4F" w:rsidRPr="00F97266">
              <w:rPr>
                <w:szCs w:val="21"/>
              </w:rPr>
              <w:t>22</w:t>
            </w:r>
          </w:p>
        </w:tc>
        <w:tc>
          <w:tcPr>
            <w:tcW w:w="2723" w:type="dxa"/>
            <w:tcBorders>
              <w:top w:val="single" w:sz="4" w:space="0" w:color="auto"/>
              <w:left w:val="single" w:sz="4" w:space="0" w:color="auto"/>
              <w:bottom w:val="single" w:sz="4" w:space="0" w:color="auto"/>
              <w:right w:val="single" w:sz="4" w:space="0" w:color="auto"/>
            </w:tcBorders>
            <w:vAlign w:val="center"/>
          </w:tcPr>
          <w:p w14:paraId="5E0E33DD" w14:textId="77777777" w:rsidR="00042FFD" w:rsidRDefault="00000000">
            <w:pPr>
              <w:spacing w:line="240" w:lineRule="exact"/>
              <w:rPr>
                <w:sz w:val="24"/>
                <w:szCs w:val="24"/>
              </w:rPr>
            </w:pPr>
            <w:r>
              <w:rPr>
                <w:rFonts w:hint="eastAsia"/>
                <w:szCs w:val="21"/>
              </w:rPr>
              <w:t>Originated</w:t>
            </w:r>
          </w:p>
        </w:tc>
        <w:tc>
          <w:tcPr>
            <w:tcW w:w="1421" w:type="dxa"/>
            <w:tcBorders>
              <w:top w:val="single" w:sz="4" w:space="0" w:color="auto"/>
              <w:left w:val="single" w:sz="4" w:space="0" w:color="auto"/>
              <w:bottom w:val="single" w:sz="4" w:space="0" w:color="auto"/>
              <w:right w:val="single" w:sz="4" w:space="0" w:color="auto"/>
            </w:tcBorders>
            <w:vAlign w:val="center"/>
          </w:tcPr>
          <w:p w14:paraId="61E88544" w14:textId="77777777" w:rsidR="00042FFD" w:rsidRDefault="00000000">
            <w:pPr>
              <w:spacing w:line="240" w:lineRule="exact"/>
              <w:jc w:val="center"/>
              <w:rPr>
                <w:sz w:val="24"/>
                <w:szCs w:val="24"/>
              </w:rPr>
            </w:pPr>
            <w:r>
              <w:rPr>
                <w:rFonts w:hint="eastAsia"/>
                <w:szCs w:val="21"/>
              </w:rPr>
              <w:t>V1.0</w:t>
            </w:r>
          </w:p>
        </w:tc>
        <w:tc>
          <w:tcPr>
            <w:tcW w:w="2300" w:type="dxa"/>
            <w:tcBorders>
              <w:top w:val="single" w:sz="4" w:space="0" w:color="auto"/>
              <w:left w:val="single" w:sz="4" w:space="0" w:color="auto"/>
              <w:bottom w:val="single" w:sz="4" w:space="0" w:color="auto"/>
              <w:right w:val="single" w:sz="4" w:space="0" w:color="auto"/>
            </w:tcBorders>
            <w:vAlign w:val="center"/>
          </w:tcPr>
          <w:p w14:paraId="304D75B2" w14:textId="2850F464" w:rsidR="00042FFD" w:rsidRDefault="00B2491E">
            <w:pPr>
              <w:spacing w:line="240" w:lineRule="exact"/>
              <w:jc w:val="center"/>
              <w:rPr>
                <w:sz w:val="24"/>
                <w:szCs w:val="24"/>
              </w:rPr>
            </w:pPr>
            <w:r>
              <w:rPr>
                <w:rFonts w:hint="eastAsia"/>
                <w:szCs w:val="21"/>
              </w:rPr>
              <w:t>Wang Dilong</w:t>
            </w:r>
          </w:p>
        </w:tc>
        <w:tc>
          <w:tcPr>
            <w:tcW w:w="1419" w:type="dxa"/>
            <w:tcBorders>
              <w:top w:val="single" w:sz="4" w:space="0" w:color="auto"/>
              <w:left w:val="single" w:sz="4" w:space="0" w:color="auto"/>
              <w:bottom w:val="single" w:sz="4" w:space="0" w:color="auto"/>
              <w:right w:val="single" w:sz="4" w:space="0" w:color="auto"/>
            </w:tcBorders>
            <w:vAlign w:val="center"/>
          </w:tcPr>
          <w:p w14:paraId="26A8E809" w14:textId="77777777" w:rsidR="00042FFD" w:rsidRDefault="00000000">
            <w:pPr>
              <w:spacing w:line="240" w:lineRule="exact"/>
              <w:jc w:val="center"/>
              <w:rPr>
                <w:sz w:val="24"/>
                <w:szCs w:val="24"/>
              </w:rPr>
            </w:pPr>
            <w:r>
              <w:rPr>
                <w:szCs w:val="21"/>
              </w:rPr>
              <w:t>Hou Guangwei</w:t>
            </w:r>
          </w:p>
        </w:tc>
      </w:tr>
      <w:tr w:rsidR="00042FFD" w14:paraId="2269A1AC" w14:textId="77777777">
        <w:trPr>
          <w:trHeight w:val="653"/>
        </w:trPr>
        <w:tc>
          <w:tcPr>
            <w:tcW w:w="692" w:type="dxa"/>
            <w:tcBorders>
              <w:top w:val="single" w:sz="4" w:space="0" w:color="auto"/>
              <w:left w:val="single" w:sz="4" w:space="0" w:color="auto"/>
              <w:bottom w:val="single" w:sz="4" w:space="0" w:color="auto"/>
              <w:right w:val="single" w:sz="4" w:space="0" w:color="auto"/>
            </w:tcBorders>
            <w:vAlign w:val="center"/>
          </w:tcPr>
          <w:p w14:paraId="2DCEF415" w14:textId="77777777" w:rsidR="00042FFD" w:rsidRDefault="00042FFD">
            <w:pPr>
              <w:spacing w:line="240" w:lineRule="exact"/>
              <w:jc w:val="center"/>
              <w:rPr>
                <w:color w:val="FF0000"/>
                <w:sz w:val="24"/>
                <w:szCs w:val="24"/>
              </w:rPr>
            </w:pPr>
            <w:bookmarkStart w:id="2" w:name="OLE_LINK8" w:colFirst="0" w:colLast="5"/>
          </w:p>
        </w:tc>
        <w:tc>
          <w:tcPr>
            <w:tcW w:w="1863" w:type="dxa"/>
            <w:tcBorders>
              <w:top w:val="single" w:sz="4" w:space="0" w:color="auto"/>
              <w:left w:val="single" w:sz="4" w:space="0" w:color="auto"/>
              <w:bottom w:val="single" w:sz="4" w:space="0" w:color="auto"/>
              <w:right w:val="single" w:sz="4" w:space="0" w:color="auto"/>
            </w:tcBorders>
            <w:vAlign w:val="center"/>
          </w:tcPr>
          <w:p w14:paraId="777693F4" w14:textId="77777777" w:rsidR="00042FFD" w:rsidRDefault="00042FFD">
            <w:pPr>
              <w:spacing w:line="240" w:lineRule="exact"/>
              <w:rPr>
                <w:color w:val="FF0000"/>
                <w:sz w:val="24"/>
                <w:szCs w:val="24"/>
              </w:rPr>
            </w:pPr>
          </w:p>
        </w:tc>
        <w:tc>
          <w:tcPr>
            <w:tcW w:w="2723" w:type="dxa"/>
            <w:tcBorders>
              <w:top w:val="single" w:sz="4" w:space="0" w:color="auto"/>
              <w:left w:val="single" w:sz="4" w:space="0" w:color="auto"/>
              <w:bottom w:val="single" w:sz="4" w:space="0" w:color="auto"/>
              <w:right w:val="single" w:sz="4" w:space="0" w:color="auto"/>
            </w:tcBorders>
            <w:vAlign w:val="center"/>
          </w:tcPr>
          <w:p w14:paraId="1B16FF0A" w14:textId="77777777" w:rsidR="00042FFD" w:rsidRDefault="00042FFD">
            <w:pPr>
              <w:spacing w:line="240" w:lineRule="exact"/>
              <w:rPr>
                <w:color w:val="FF0000"/>
                <w:sz w:val="24"/>
                <w:szCs w:val="24"/>
              </w:rPr>
            </w:pPr>
          </w:p>
        </w:tc>
        <w:tc>
          <w:tcPr>
            <w:tcW w:w="1421" w:type="dxa"/>
            <w:tcBorders>
              <w:top w:val="single" w:sz="4" w:space="0" w:color="auto"/>
              <w:left w:val="single" w:sz="4" w:space="0" w:color="auto"/>
              <w:bottom w:val="single" w:sz="4" w:space="0" w:color="auto"/>
              <w:right w:val="single" w:sz="4" w:space="0" w:color="auto"/>
            </w:tcBorders>
            <w:vAlign w:val="center"/>
          </w:tcPr>
          <w:p w14:paraId="5C42DECD" w14:textId="77777777" w:rsidR="00042FFD" w:rsidRDefault="00042FFD">
            <w:pPr>
              <w:spacing w:line="240" w:lineRule="exact"/>
              <w:jc w:val="center"/>
              <w:rPr>
                <w:color w:val="FF0000"/>
                <w:sz w:val="24"/>
                <w:szCs w:val="24"/>
              </w:rPr>
            </w:pPr>
          </w:p>
        </w:tc>
        <w:tc>
          <w:tcPr>
            <w:tcW w:w="2300" w:type="dxa"/>
            <w:tcBorders>
              <w:top w:val="single" w:sz="4" w:space="0" w:color="auto"/>
              <w:left w:val="single" w:sz="4" w:space="0" w:color="auto"/>
              <w:bottom w:val="single" w:sz="4" w:space="0" w:color="auto"/>
              <w:right w:val="single" w:sz="4" w:space="0" w:color="auto"/>
            </w:tcBorders>
            <w:vAlign w:val="center"/>
          </w:tcPr>
          <w:p w14:paraId="0C6A32D8" w14:textId="77777777" w:rsidR="00042FFD" w:rsidRDefault="00042FFD">
            <w:pPr>
              <w:spacing w:line="240" w:lineRule="exact"/>
              <w:jc w:val="center"/>
              <w:rPr>
                <w:color w:val="FF0000"/>
                <w:sz w:val="24"/>
                <w:szCs w:val="24"/>
              </w:rPr>
            </w:pPr>
          </w:p>
        </w:tc>
        <w:tc>
          <w:tcPr>
            <w:tcW w:w="1419" w:type="dxa"/>
            <w:tcBorders>
              <w:top w:val="single" w:sz="4" w:space="0" w:color="auto"/>
              <w:left w:val="single" w:sz="4" w:space="0" w:color="auto"/>
              <w:bottom w:val="single" w:sz="4" w:space="0" w:color="auto"/>
              <w:right w:val="single" w:sz="4" w:space="0" w:color="auto"/>
            </w:tcBorders>
            <w:vAlign w:val="center"/>
          </w:tcPr>
          <w:p w14:paraId="612D502C" w14:textId="77777777" w:rsidR="00042FFD" w:rsidRDefault="00042FFD">
            <w:pPr>
              <w:spacing w:line="240" w:lineRule="exact"/>
              <w:jc w:val="center"/>
              <w:rPr>
                <w:color w:val="FF0000"/>
                <w:sz w:val="24"/>
                <w:szCs w:val="24"/>
              </w:rPr>
            </w:pPr>
          </w:p>
        </w:tc>
      </w:tr>
      <w:bookmarkEnd w:id="2"/>
      <w:tr w:rsidR="00042FFD" w14:paraId="0D2E0509"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496BF65C"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DD70E13"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4E43C2E5"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1898BCC9" w14:textId="77777777" w:rsidR="00042FFD" w:rsidRDefault="00042FFD">
            <w:pPr>
              <w:spacing w:line="240" w:lineRule="exact"/>
              <w:jc w:val="center"/>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68F2C95" w14:textId="77777777" w:rsidR="00042FFD" w:rsidRDefault="00042FFD">
            <w:pPr>
              <w:spacing w:line="240" w:lineRule="exact"/>
              <w:jc w:val="center"/>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DAE277F" w14:textId="77777777" w:rsidR="00042FFD" w:rsidRDefault="00042FFD">
            <w:pPr>
              <w:spacing w:line="240" w:lineRule="exact"/>
              <w:jc w:val="center"/>
              <w:rPr>
                <w:sz w:val="18"/>
                <w:szCs w:val="18"/>
              </w:rPr>
            </w:pPr>
          </w:p>
        </w:tc>
      </w:tr>
      <w:tr w:rsidR="00042FFD" w14:paraId="173ACA11"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3983F234"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15EF76C1"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1EAB96FE"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37CC4FB0"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419DC5E"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F27DC49" w14:textId="77777777" w:rsidR="00042FFD" w:rsidRDefault="00042FFD">
            <w:pPr>
              <w:spacing w:line="240" w:lineRule="exact"/>
              <w:rPr>
                <w:sz w:val="18"/>
                <w:szCs w:val="18"/>
              </w:rPr>
            </w:pPr>
          </w:p>
        </w:tc>
      </w:tr>
      <w:tr w:rsidR="00042FFD" w14:paraId="67222DBA"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4566B715"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108A705B"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2A0510BA"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1F5F75DB"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2C391492"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4D6FFDB" w14:textId="77777777" w:rsidR="00042FFD" w:rsidRDefault="00042FFD">
            <w:pPr>
              <w:spacing w:line="240" w:lineRule="exact"/>
              <w:rPr>
                <w:sz w:val="18"/>
                <w:szCs w:val="18"/>
              </w:rPr>
            </w:pPr>
          </w:p>
        </w:tc>
      </w:tr>
      <w:tr w:rsidR="00042FFD" w14:paraId="0685FD58"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2541291D"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FD310A1"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6F31DB2F"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66B28D16"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6ADB7E4C"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01892CBD" w14:textId="77777777" w:rsidR="00042FFD" w:rsidRDefault="00042FFD">
            <w:pPr>
              <w:spacing w:line="240" w:lineRule="exact"/>
              <w:rPr>
                <w:sz w:val="18"/>
                <w:szCs w:val="18"/>
              </w:rPr>
            </w:pPr>
          </w:p>
        </w:tc>
      </w:tr>
      <w:tr w:rsidR="00042FFD" w14:paraId="2D08E976"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5D54D2AA"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1A22A3DA"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3DF49F7D"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6C974836"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02BA3C9A"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3DB39286" w14:textId="77777777" w:rsidR="00042FFD" w:rsidRDefault="00042FFD">
            <w:pPr>
              <w:spacing w:line="240" w:lineRule="exact"/>
              <w:rPr>
                <w:sz w:val="18"/>
                <w:szCs w:val="18"/>
              </w:rPr>
            </w:pPr>
          </w:p>
        </w:tc>
      </w:tr>
      <w:tr w:rsidR="00042FFD" w14:paraId="78B7AF14"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49F128FC"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3BE3293"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72A701DF"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0BFFCB5D"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6F29724B"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4129A57" w14:textId="77777777" w:rsidR="00042FFD" w:rsidRDefault="00042FFD">
            <w:pPr>
              <w:spacing w:line="240" w:lineRule="exact"/>
              <w:rPr>
                <w:sz w:val="18"/>
                <w:szCs w:val="18"/>
              </w:rPr>
            </w:pPr>
          </w:p>
        </w:tc>
      </w:tr>
      <w:tr w:rsidR="00042FFD" w14:paraId="569BF4D5" w14:textId="77777777">
        <w:trPr>
          <w:trHeight w:val="583"/>
        </w:trPr>
        <w:tc>
          <w:tcPr>
            <w:tcW w:w="332" w:type="pct"/>
            <w:tcBorders>
              <w:top w:val="single" w:sz="4" w:space="0" w:color="auto"/>
              <w:left w:val="single" w:sz="4" w:space="0" w:color="auto"/>
              <w:bottom w:val="single" w:sz="4" w:space="0" w:color="auto"/>
              <w:right w:val="single" w:sz="4" w:space="0" w:color="auto"/>
            </w:tcBorders>
            <w:vAlign w:val="center"/>
          </w:tcPr>
          <w:p w14:paraId="39C48A4D"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3FA8583"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7CE0CEC0"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5768859F"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5FDB17ED"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331BFE7" w14:textId="77777777" w:rsidR="00042FFD" w:rsidRDefault="00042FFD">
            <w:pPr>
              <w:spacing w:line="240" w:lineRule="exact"/>
              <w:rPr>
                <w:sz w:val="18"/>
                <w:szCs w:val="18"/>
              </w:rPr>
            </w:pPr>
          </w:p>
        </w:tc>
      </w:tr>
      <w:tr w:rsidR="00042FFD" w14:paraId="04A1AE97"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380C6938"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F2D5B04"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1A0981D8"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79C709B1"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63CBBD6A"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1A2E7DED" w14:textId="77777777" w:rsidR="00042FFD" w:rsidRDefault="00042FFD">
            <w:pPr>
              <w:spacing w:line="240" w:lineRule="exact"/>
              <w:rPr>
                <w:sz w:val="18"/>
                <w:szCs w:val="18"/>
              </w:rPr>
            </w:pPr>
          </w:p>
        </w:tc>
      </w:tr>
      <w:tr w:rsidR="00042FFD" w14:paraId="44B5E6F5"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49B380E4"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066480DA"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58AFCC63"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6B40DDB6"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3286709A"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6A9A838F" w14:textId="77777777" w:rsidR="00042FFD" w:rsidRDefault="00042FFD">
            <w:pPr>
              <w:spacing w:line="240" w:lineRule="exact"/>
              <w:rPr>
                <w:sz w:val="18"/>
                <w:szCs w:val="18"/>
              </w:rPr>
            </w:pPr>
          </w:p>
        </w:tc>
      </w:tr>
      <w:tr w:rsidR="00042FFD" w14:paraId="51486A98"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116A0EF6"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2CCCB18F"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43C48BA6"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662E2AD5"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142E0AD1"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4561BACF" w14:textId="77777777" w:rsidR="00042FFD" w:rsidRDefault="00042FFD">
            <w:pPr>
              <w:spacing w:line="240" w:lineRule="exact"/>
              <w:rPr>
                <w:sz w:val="18"/>
                <w:szCs w:val="18"/>
              </w:rPr>
            </w:pPr>
          </w:p>
        </w:tc>
      </w:tr>
      <w:tr w:rsidR="00042FFD" w14:paraId="477F71D7"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622E296D"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1FF81D21"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0C824F5C"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7E2B4420"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5CE1794F"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50F7A4F0" w14:textId="77777777" w:rsidR="00042FFD" w:rsidRDefault="00042FFD">
            <w:pPr>
              <w:spacing w:line="240" w:lineRule="exact"/>
              <w:rPr>
                <w:sz w:val="18"/>
                <w:szCs w:val="18"/>
              </w:rPr>
            </w:pPr>
          </w:p>
        </w:tc>
      </w:tr>
      <w:tr w:rsidR="00042FFD" w14:paraId="4D8C01B3"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7F3F1919"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32B2C5AD"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0F563F6A"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7ACB7682"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6A8E517C"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0D8F06A" w14:textId="77777777" w:rsidR="00042FFD" w:rsidRDefault="00042FFD">
            <w:pPr>
              <w:spacing w:line="240" w:lineRule="exact"/>
              <w:rPr>
                <w:sz w:val="18"/>
                <w:szCs w:val="18"/>
              </w:rPr>
            </w:pPr>
          </w:p>
        </w:tc>
      </w:tr>
      <w:tr w:rsidR="00042FFD" w14:paraId="624D8ACA"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0F2A1F26"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5DF9B697"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4FDEAB20"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2C57D686"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40CD9BBC"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ADC58F5" w14:textId="77777777" w:rsidR="00042FFD" w:rsidRDefault="00042FFD">
            <w:pPr>
              <w:spacing w:line="240" w:lineRule="exact"/>
              <w:rPr>
                <w:sz w:val="18"/>
                <w:szCs w:val="18"/>
              </w:rPr>
            </w:pPr>
          </w:p>
        </w:tc>
      </w:tr>
      <w:tr w:rsidR="00042FFD" w14:paraId="7B1E9F1F"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53D254C7"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470B37A0"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1461CD18"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0705CEA4"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04D5108B"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7CE8695A" w14:textId="77777777" w:rsidR="00042FFD" w:rsidRDefault="00042FFD">
            <w:pPr>
              <w:spacing w:line="240" w:lineRule="exact"/>
              <w:rPr>
                <w:sz w:val="18"/>
                <w:szCs w:val="18"/>
              </w:rPr>
            </w:pPr>
          </w:p>
        </w:tc>
      </w:tr>
      <w:tr w:rsidR="00042FFD" w14:paraId="1C4DD4BE"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60CB6B29"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76DAEA52"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475C313E"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36D9EF44"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61BCD214"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23D422F5" w14:textId="77777777" w:rsidR="00042FFD" w:rsidRDefault="00042FFD">
            <w:pPr>
              <w:spacing w:line="240" w:lineRule="exact"/>
              <w:rPr>
                <w:sz w:val="18"/>
                <w:szCs w:val="18"/>
              </w:rPr>
            </w:pPr>
          </w:p>
        </w:tc>
      </w:tr>
      <w:tr w:rsidR="00042FFD" w14:paraId="4D50937E"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70E7384A"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716762B8"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26432628"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791B8300"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2F7D993A"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006C143A" w14:textId="77777777" w:rsidR="00042FFD" w:rsidRDefault="00042FFD">
            <w:pPr>
              <w:spacing w:line="240" w:lineRule="exact"/>
              <w:rPr>
                <w:sz w:val="18"/>
                <w:szCs w:val="18"/>
              </w:rPr>
            </w:pPr>
          </w:p>
        </w:tc>
      </w:tr>
      <w:tr w:rsidR="00042FFD" w14:paraId="287A622F" w14:textId="77777777">
        <w:trPr>
          <w:trHeight w:val="653"/>
        </w:trPr>
        <w:tc>
          <w:tcPr>
            <w:tcW w:w="332" w:type="pct"/>
            <w:tcBorders>
              <w:top w:val="single" w:sz="4" w:space="0" w:color="auto"/>
              <w:left w:val="single" w:sz="4" w:space="0" w:color="auto"/>
              <w:bottom w:val="single" w:sz="4" w:space="0" w:color="auto"/>
              <w:right w:val="single" w:sz="4" w:space="0" w:color="auto"/>
            </w:tcBorders>
            <w:vAlign w:val="center"/>
          </w:tcPr>
          <w:p w14:paraId="273718E0" w14:textId="77777777" w:rsidR="00042FFD" w:rsidRDefault="00042FFD">
            <w:pPr>
              <w:spacing w:line="240" w:lineRule="exact"/>
              <w:rPr>
                <w:sz w:val="24"/>
                <w:szCs w:val="24"/>
              </w:rPr>
            </w:pPr>
          </w:p>
        </w:tc>
        <w:tc>
          <w:tcPr>
            <w:tcW w:w="894" w:type="pct"/>
            <w:tcBorders>
              <w:top w:val="single" w:sz="4" w:space="0" w:color="auto"/>
              <w:left w:val="single" w:sz="4" w:space="0" w:color="auto"/>
              <w:bottom w:val="single" w:sz="4" w:space="0" w:color="auto"/>
              <w:right w:val="single" w:sz="4" w:space="0" w:color="auto"/>
            </w:tcBorders>
            <w:vAlign w:val="center"/>
          </w:tcPr>
          <w:p w14:paraId="07C20EFD" w14:textId="77777777" w:rsidR="00042FFD" w:rsidRDefault="00042FFD">
            <w:pPr>
              <w:spacing w:line="240" w:lineRule="exact"/>
              <w:rPr>
                <w:sz w:val="18"/>
                <w:szCs w:val="18"/>
              </w:rPr>
            </w:pPr>
          </w:p>
        </w:tc>
        <w:tc>
          <w:tcPr>
            <w:tcW w:w="1307" w:type="pct"/>
            <w:tcBorders>
              <w:top w:val="single" w:sz="4" w:space="0" w:color="auto"/>
              <w:left w:val="single" w:sz="4" w:space="0" w:color="auto"/>
              <w:bottom w:val="single" w:sz="4" w:space="0" w:color="auto"/>
              <w:right w:val="single" w:sz="4" w:space="0" w:color="auto"/>
            </w:tcBorders>
            <w:vAlign w:val="center"/>
          </w:tcPr>
          <w:p w14:paraId="3AC5A992" w14:textId="77777777" w:rsidR="00042FFD" w:rsidRDefault="00042FFD">
            <w:pPr>
              <w:spacing w:line="240" w:lineRule="exact"/>
              <w:rPr>
                <w:sz w:val="18"/>
                <w:szCs w:val="18"/>
              </w:rPr>
            </w:pPr>
          </w:p>
        </w:tc>
        <w:tc>
          <w:tcPr>
            <w:tcW w:w="682" w:type="pct"/>
            <w:tcBorders>
              <w:top w:val="single" w:sz="4" w:space="0" w:color="auto"/>
              <w:left w:val="single" w:sz="4" w:space="0" w:color="auto"/>
              <w:bottom w:val="single" w:sz="4" w:space="0" w:color="auto"/>
              <w:right w:val="single" w:sz="4" w:space="0" w:color="auto"/>
            </w:tcBorders>
            <w:vAlign w:val="center"/>
          </w:tcPr>
          <w:p w14:paraId="4C071F94" w14:textId="77777777" w:rsidR="00042FFD" w:rsidRDefault="00042FFD">
            <w:pPr>
              <w:spacing w:line="240" w:lineRule="exact"/>
              <w:rPr>
                <w:sz w:val="18"/>
                <w:szCs w:val="18"/>
              </w:rPr>
            </w:pPr>
          </w:p>
        </w:tc>
        <w:tc>
          <w:tcPr>
            <w:tcW w:w="1104" w:type="pct"/>
            <w:tcBorders>
              <w:top w:val="single" w:sz="4" w:space="0" w:color="auto"/>
              <w:left w:val="single" w:sz="4" w:space="0" w:color="auto"/>
              <w:bottom w:val="single" w:sz="4" w:space="0" w:color="auto"/>
              <w:right w:val="single" w:sz="4" w:space="0" w:color="auto"/>
            </w:tcBorders>
            <w:vAlign w:val="center"/>
          </w:tcPr>
          <w:p w14:paraId="48534CED" w14:textId="77777777" w:rsidR="00042FFD" w:rsidRDefault="00042FFD">
            <w:pPr>
              <w:spacing w:line="240" w:lineRule="exact"/>
              <w:rPr>
                <w:sz w:val="18"/>
                <w:szCs w:val="18"/>
              </w:rPr>
            </w:pPr>
          </w:p>
        </w:tc>
        <w:tc>
          <w:tcPr>
            <w:tcW w:w="681" w:type="pct"/>
            <w:tcBorders>
              <w:top w:val="single" w:sz="4" w:space="0" w:color="auto"/>
              <w:left w:val="single" w:sz="4" w:space="0" w:color="auto"/>
              <w:bottom w:val="single" w:sz="4" w:space="0" w:color="auto"/>
              <w:right w:val="single" w:sz="4" w:space="0" w:color="auto"/>
            </w:tcBorders>
            <w:vAlign w:val="center"/>
          </w:tcPr>
          <w:p w14:paraId="3EBB09F9" w14:textId="77777777" w:rsidR="00042FFD" w:rsidRDefault="00042FFD">
            <w:pPr>
              <w:spacing w:line="240" w:lineRule="exact"/>
              <w:rPr>
                <w:sz w:val="18"/>
                <w:szCs w:val="18"/>
              </w:rPr>
            </w:pPr>
          </w:p>
        </w:tc>
      </w:tr>
    </w:tbl>
    <w:p w14:paraId="7A157EE9" w14:textId="77777777" w:rsidR="00042FFD" w:rsidRDefault="00042FFD"/>
    <w:p w14:paraId="25B2A8AE" w14:textId="77777777" w:rsidR="00042FFD" w:rsidRDefault="00042FFD">
      <w:pPr>
        <w:spacing w:beforeLines="50" w:before="156" w:afterLines="100" w:after="312" w:line="480" w:lineRule="auto"/>
        <w:ind w:firstLineChars="200" w:firstLine="803"/>
        <w:jc w:val="center"/>
        <w:textAlignment w:val="baseline"/>
        <w:rPr>
          <w:b/>
          <w:sz w:val="40"/>
        </w:rPr>
        <w:sectPr w:rsidR="00042FFD">
          <w:headerReference w:type="default" r:id="rId8"/>
          <w:headerReference w:type="first" r:id="rId9"/>
          <w:pgSz w:w="11906" w:h="16838"/>
          <w:pgMar w:top="1134" w:right="850" w:bottom="1134" w:left="850" w:header="851" w:footer="992" w:gutter="0"/>
          <w:pgNumType w:start="1"/>
          <w:cols w:space="720"/>
          <w:titlePg/>
          <w:docGrid w:type="lines" w:linePitch="312"/>
        </w:sectPr>
      </w:pPr>
    </w:p>
    <w:p w14:paraId="51FDF4C0" w14:textId="77777777" w:rsidR="00042FFD" w:rsidRDefault="00000000">
      <w:pPr>
        <w:spacing w:beforeLines="50" w:before="156" w:afterLines="100" w:after="312" w:line="480" w:lineRule="auto"/>
        <w:ind w:firstLineChars="200" w:firstLine="803"/>
        <w:jc w:val="center"/>
        <w:textAlignment w:val="baseline"/>
        <w:rPr>
          <w:b/>
          <w:sz w:val="36"/>
        </w:rPr>
      </w:pPr>
      <w:r>
        <w:rPr>
          <w:b/>
          <w:sz w:val="40"/>
        </w:rPr>
        <w:lastRenderedPageBreak/>
        <w:t>Contents</w:t>
      </w:r>
    </w:p>
    <w:p w14:paraId="16A345EA" w14:textId="77777777" w:rsidR="00042FFD" w:rsidRDefault="00000000">
      <w:pPr>
        <w:pStyle w:val="TOC1"/>
        <w:tabs>
          <w:tab w:val="right" w:leader="dot" w:pos="10206"/>
        </w:tabs>
      </w:pPr>
      <w:r>
        <w:rPr>
          <w:sz w:val="24"/>
        </w:rPr>
        <w:fldChar w:fldCharType="begin"/>
      </w:r>
      <w:r>
        <w:rPr>
          <w:sz w:val="24"/>
        </w:rPr>
        <w:instrText xml:space="preserve"> TOC \o "1-3" \h \z \u </w:instrText>
      </w:r>
      <w:r>
        <w:rPr>
          <w:sz w:val="24"/>
        </w:rPr>
        <w:fldChar w:fldCharType="separate"/>
      </w:r>
      <w:hyperlink w:anchor="_Toc31706" w:history="1">
        <w:r w:rsidR="00042FFD">
          <w:rPr>
            <w:bCs/>
            <w:szCs w:val="32"/>
          </w:rPr>
          <w:t>Signification of Abbreviations</w:t>
        </w:r>
        <w:r w:rsidR="00042FFD">
          <w:tab/>
        </w:r>
        <w:r w:rsidR="00042FFD">
          <w:fldChar w:fldCharType="begin"/>
        </w:r>
        <w:r w:rsidR="00042FFD">
          <w:instrText xml:space="preserve"> PAGEREF _Toc31706 \h </w:instrText>
        </w:r>
        <w:r w:rsidR="00042FFD">
          <w:fldChar w:fldCharType="separate"/>
        </w:r>
        <w:r w:rsidR="00042FFD">
          <w:t>2</w:t>
        </w:r>
        <w:r w:rsidR="00042FFD">
          <w:fldChar w:fldCharType="end"/>
        </w:r>
      </w:hyperlink>
    </w:p>
    <w:p w14:paraId="10BDE585" w14:textId="77777777" w:rsidR="00042FFD" w:rsidRDefault="00042FFD">
      <w:pPr>
        <w:pStyle w:val="TOC1"/>
        <w:tabs>
          <w:tab w:val="right" w:leader="dot" w:pos="10206"/>
        </w:tabs>
      </w:pPr>
      <w:hyperlink w:anchor="_Toc23763" w:history="1">
        <w:r>
          <w:rPr>
            <w:rFonts w:hint="eastAsia"/>
            <w:bCs/>
            <w:szCs w:val="32"/>
          </w:rPr>
          <w:t>1. Overview</w:t>
        </w:r>
        <w:r>
          <w:tab/>
        </w:r>
        <w:r>
          <w:fldChar w:fldCharType="begin"/>
        </w:r>
        <w:r>
          <w:instrText xml:space="preserve"> PAGEREF _Toc23763 \h </w:instrText>
        </w:r>
        <w:r>
          <w:fldChar w:fldCharType="separate"/>
        </w:r>
        <w:r>
          <w:t>3</w:t>
        </w:r>
        <w:r>
          <w:fldChar w:fldCharType="end"/>
        </w:r>
      </w:hyperlink>
    </w:p>
    <w:p w14:paraId="601AEC0B" w14:textId="77777777" w:rsidR="00042FFD" w:rsidRDefault="00042FFD">
      <w:pPr>
        <w:pStyle w:val="TOC2"/>
        <w:tabs>
          <w:tab w:val="right" w:leader="dot" w:pos="10206"/>
        </w:tabs>
      </w:pPr>
      <w:hyperlink w:anchor="_Toc9246" w:history="1">
        <w:r>
          <w:rPr>
            <w:szCs w:val="24"/>
          </w:rPr>
          <w:t>1.1 Introduction of product</w:t>
        </w:r>
        <w:r>
          <w:tab/>
        </w:r>
        <w:r>
          <w:fldChar w:fldCharType="begin"/>
        </w:r>
        <w:r>
          <w:instrText xml:space="preserve"> PAGEREF _Toc9246 \h </w:instrText>
        </w:r>
        <w:r>
          <w:fldChar w:fldCharType="separate"/>
        </w:r>
        <w:r>
          <w:t>3</w:t>
        </w:r>
        <w:r>
          <w:fldChar w:fldCharType="end"/>
        </w:r>
      </w:hyperlink>
    </w:p>
    <w:p w14:paraId="03DE3BD7" w14:textId="77777777" w:rsidR="00042FFD" w:rsidRDefault="00042FFD">
      <w:pPr>
        <w:pStyle w:val="TOC2"/>
        <w:tabs>
          <w:tab w:val="right" w:leader="dot" w:pos="10206"/>
        </w:tabs>
      </w:pPr>
      <w:hyperlink w:anchor="_Toc1801" w:history="1">
        <w:r>
          <w:rPr>
            <w:szCs w:val="24"/>
          </w:rPr>
          <w:t>1.2</w:t>
        </w:r>
        <w:r>
          <w:rPr>
            <w:rFonts w:hint="eastAsia"/>
            <w:szCs w:val="24"/>
          </w:rPr>
          <w:t xml:space="preserve"> </w:t>
        </w:r>
        <w:r>
          <w:rPr>
            <w:szCs w:val="24"/>
          </w:rPr>
          <w:t>Introduction on implementation of the risk management plan</w:t>
        </w:r>
        <w:r>
          <w:tab/>
        </w:r>
        <w:r>
          <w:fldChar w:fldCharType="begin"/>
        </w:r>
        <w:r>
          <w:instrText xml:space="preserve"> PAGEREF _Toc1801 \h </w:instrText>
        </w:r>
        <w:r>
          <w:fldChar w:fldCharType="separate"/>
        </w:r>
        <w:r>
          <w:t>3</w:t>
        </w:r>
        <w:r>
          <w:fldChar w:fldCharType="end"/>
        </w:r>
      </w:hyperlink>
    </w:p>
    <w:p w14:paraId="7FAA5269" w14:textId="77777777" w:rsidR="00042FFD" w:rsidRDefault="00042FFD">
      <w:pPr>
        <w:pStyle w:val="TOC2"/>
        <w:tabs>
          <w:tab w:val="right" w:leader="dot" w:pos="10206"/>
        </w:tabs>
      </w:pPr>
      <w:hyperlink w:anchor="_Toc3479" w:history="1">
        <w:r>
          <w:rPr>
            <w:szCs w:val="24"/>
          </w:rPr>
          <w:t>1.3</w:t>
        </w:r>
        <w:r>
          <w:rPr>
            <w:rFonts w:hint="eastAsia"/>
            <w:szCs w:val="24"/>
          </w:rPr>
          <w:t xml:space="preserve"> </w:t>
        </w:r>
        <w:r>
          <w:rPr>
            <w:szCs w:val="24"/>
          </w:rPr>
          <w:t>Risk management team</w:t>
        </w:r>
        <w:r>
          <w:tab/>
        </w:r>
        <w:r>
          <w:fldChar w:fldCharType="begin"/>
        </w:r>
        <w:r>
          <w:instrText xml:space="preserve"> PAGEREF _Toc3479 \h </w:instrText>
        </w:r>
        <w:r>
          <w:fldChar w:fldCharType="separate"/>
        </w:r>
        <w:r>
          <w:t>3</w:t>
        </w:r>
        <w:r>
          <w:fldChar w:fldCharType="end"/>
        </w:r>
      </w:hyperlink>
    </w:p>
    <w:p w14:paraId="442885E6" w14:textId="77777777" w:rsidR="00042FFD" w:rsidRDefault="00042FFD">
      <w:pPr>
        <w:pStyle w:val="TOC1"/>
        <w:tabs>
          <w:tab w:val="right" w:leader="dot" w:pos="10206"/>
        </w:tabs>
      </w:pPr>
      <w:hyperlink w:anchor="_Toc7916" w:history="1">
        <w:r>
          <w:rPr>
            <w:bCs/>
            <w:szCs w:val="32"/>
          </w:rPr>
          <w:t>2. Criteria of risk evaluation</w:t>
        </w:r>
        <w:r>
          <w:tab/>
        </w:r>
        <w:r>
          <w:fldChar w:fldCharType="begin"/>
        </w:r>
        <w:r>
          <w:instrText xml:space="preserve"> PAGEREF _Toc7916 \h </w:instrText>
        </w:r>
        <w:r>
          <w:fldChar w:fldCharType="separate"/>
        </w:r>
        <w:r>
          <w:t>3</w:t>
        </w:r>
        <w:r>
          <w:fldChar w:fldCharType="end"/>
        </w:r>
      </w:hyperlink>
    </w:p>
    <w:p w14:paraId="61A596DA" w14:textId="77777777" w:rsidR="00042FFD" w:rsidRDefault="00042FFD">
      <w:pPr>
        <w:pStyle w:val="TOC1"/>
        <w:tabs>
          <w:tab w:val="right" w:leader="dot" w:pos="10206"/>
        </w:tabs>
      </w:pPr>
      <w:hyperlink w:anchor="_Toc8989" w:history="1">
        <w:r>
          <w:rPr>
            <w:bCs/>
            <w:szCs w:val="32"/>
          </w:rPr>
          <w:t>3. Validation of risk control measures and residual risk assessment</w:t>
        </w:r>
        <w:r>
          <w:tab/>
        </w:r>
        <w:r>
          <w:fldChar w:fldCharType="begin"/>
        </w:r>
        <w:r>
          <w:instrText xml:space="preserve"> PAGEREF _Toc8989 \h </w:instrText>
        </w:r>
        <w:r>
          <w:fldChar w:fldCharType="separate"/>
        </w:r>
        <w:r>
          <w:t>4</w:t>
        </w:r>
        <w:r>
          <w:fldChar w:fldCharType="end"/>
        </w:r>
      </w:hyperlink>
    </w:p>
    <w:p w14:paraId="28992248" w14:textId="77777777" w:rsidR="00042FFD" w:rsidRDefault="00042FFD">
      <w:pPr>
        <w:pStyle w:val="TOC1"/>
        <w:tabs>
          <w:tab w:val="right" w:leader="dot" w:pos="10206"/>
        </w:tabs>
      </w:pPr>
      <w:hyperlink w:anchor="_Toc14444" w:history="1">
        <w:r>
          <w:rPr>
            <w:bCs/>
            <w:szCs w:val="32"/>
          </w:rPr>
          <w:t xml:space="preserve">4. esidual risk evaluation and conclusion </w:t>
        </w:r>
        <w:r>
          <w:tab/>
        </w:r>
        <w:r>
          <w:fldChar w:fldCharType="begin"/>
        </w:r>
        <w:r>
          <w:instrText xml:space="preserve"> PAGEREF _Toc14444 \h </w:instrText>
        </w:r>
        <w:r>
          <w:fldChar w:fldCharType="separate"/>
        </w:r>
        <w:r>
          <w:t>16</w:t>
        </w:r>
        <w:r>
          <w:fldChar w:fldCharType="end"/>
        </w:r>
      </w:hyperlink>
    </w:p>
    <w:p w14:paraId="15C4EC04" w14:textId="77777777" w:rsidR="00042FFD" w:rsidRDefault="00042FFD">
      <w:pPr>
        <w:pStyle w:val="TOC1"/>
        <w:tabs>
          <w:tab w:val="right" w:leader="dot" w:pos="10206"/>
        </w:tabs>
      </w:pPr>
      <w:hyperlink w:anchor="_Toc29580" w:history="1">
        <w:r>
          <w:rPr>
            <w:rFonts w:hint="eastAsia"/>
            <w:bCs/>
            <w:szCs w:val="32"/>
          </w:rPr>
          <w:t>S</w:t>
        </w:r>
        <w:r>
          <w:rPr>
            <w:bCs/>
            <w:szCs w:val="32"/>
          </w:rPr>
          <w:t xml:space="preserve">ignature of </w:t>
        </w:r>
        <w:r>
          <w:rPr>
            <w:rFonts w:hint="eastAsia"/>
            <w:bCs/>
            <w:szCs w:val="32"/>
          </w:rPr>
          <w:t xml:space="preserve">the </w:t>
        </w:r>
        <w:r>
          <w:rPr>
            <w:bCs/>
            <w:szCs w:val="32"/>
          </w:rPr>
          <w:t xml:space="preserve">risk management </w:t>
        </w:r>
        <w:r>
          <w:rPr>
            <w:rFonts w:hint="eastAsia"/>
            <w:bCs/>
            <w:szCs w:val="32"/>
          </w:rPr>
          <w:t>group</w:t>
        </w:r>
        <w:r>
          <w:tab/>
        </w:r>
        <w:r>
          <w:fldChar w:fldCharType="begin"/>
        </w:r>
        <w:r>
          <w:instrText xml:space="preserve"> PAGEREF _Toc29580 \h </w:instrText>
        </w:r>
        <w:r>
          <w:fldChar w:fldCharType="separate"/>
        </w:r>
        <w:r>
          <w:t>17</w:t>
        </w:r>
        <w:r>
          <w:fldChar w:fldCharType="end"/>
        </w:r>
      </w:hyperlink>
    </w:p>
    <w:p w14:paraId="3E9F1059" w14:textId="77777777" w:rsidR="00042FFD" w:rsidRDefault="00000000">
      <w:pPr>
        <w:rPr>
          <w:sz w:val="24"/>
        </w:rPr>
      </w:pPr>
      <w:r>
        <w:fldChar w:fldCharType="end"/>
      </w:r>
    </w:p>
    <w:p w14:paraId="7742F754" w14:textId="77777777" w:rsidR="00042FFD" w:rsidRDefault="00000000">
      <w:pPr>
        <w:rPr>
          <w:sz w:val="24"/>
        </w:rPr>
      </w:pPr>
      <w:r>
        <w:rPr>
          <w:sz w:val="24"/>
        </w:rPr>
        <w:br w:type="page"/>
      </w:r>
      <w:bookmarkStart w:id="3" w:name="_Toc267669598"/>
      <w:bookmarkStart w:id="4" w:name="_Toc31706"/>
      <w:bookmarkStart w:id="5" w:name="_Toc6813"/>
      <w:bookmarkStart w:id="6" w:name="_Toc18623"/>
      <w:bookmarkStart w:id="7" w:name="OLE_LINK4"/>
      <w:r>
        <w:rPr>
          <w:rStyle w:val="10"/>
          <w:bCs/>
          <w:sz w:val="32"/>
          <w:szCs w:val="32"/>
        </w:rPr>
        <w:lastRenderedPageBreak/>
        <w:t xml:space="preserve">Signification of </w:t>
      </w:r>
      <w:bookmarkEnd w:id="3"/>
      <w:r>
        <w:rPr>
          <w:rStyle w:val="10"/>
          <w:bCs/>
          <w:sz w:val="32"/>
          <w:szCs w:val="32"/>
        </w:rPr>
        <w:t>Abbreviations</w:t>
      </w:r>
      <w:bookmarkEnd w:id="4"/>
      <w:bookmarkEnd w:id="5"/>
      <w:bookmarkEnd w:id="6"/>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8014"/>
      </w:tblGrid>
      <w:tr w:rsidR="00042FFD" w14:paraId="31B5A489" w14:textId="77777777">
        <w:trPr>
          <w:trHeight w:val="567"/>
          <w:jc w:val="center"/>
        </w:trPr>
        <w:tc>
          <w:tcPr>
            <w:tcW w:w="1842" w:type="dxa"/>
            <w:vAlign w:val="center"/>
          </w:tcPr>
          <w:p w14:paraId="5F1738EA" w14:textId="77777777" w:rsidR="00042FFD" w:rsidRDefault="00000000">
            <w:pPr>
              <w:jc w:val="center"/>
              <w:textAlignment w:val="baseline"/>
              <w:rPr>
                <w:b/>
                <w:sz w:val="24"/>
                <w:szCs w:val="24"/>
              </w:rPr>
            </w:pPr>
            <w:r>
              <w:rPr>
                <w:b/>
                <w:sz w:val="24"/>
                <w:szCs w:val="24"/>
              </w:rPr>
              <w:t>Abbreviations</w:t>
            </w:r>
          </w:p>
        </w:tc>
        <w:tc>
          <w:tcPr>
            <w:tcW w:w="8014" w:type="dxa"/>
            <w:vAlign w:val="center"/>
          </w:tcPr>
          <w:p w14:paraId="18EF5C53" w14:textId="77777777" w:rsidR="00042FFD" w:rsidRDefault="00000000">
            <w:pPr>
              <w:jc w:val="center"/>
              <w:textAlignment w:val="baseline"/>
              <w:rPr>
                <w:b/>
                <w:sz w:val="24"/>
                <w:szCs w:val="24"/>
              </w:rPr>
            </w:pPr>
            <w:r>
              <w:rPr>
                <w:b/>
                <w:sz w:val="24"/>
                <w:szCs w:val="24"/>
              </w:rPr>
              <w:t>Signification</w:t>
            </w:r>
          </w:p>
        </w:tc>
      </w:tr>
      <w:tr w:rsidR="00042FFD" w14:paraId="2CCD3A51" w14:textId="77777777">
        <w:trPr>
          <w:trHeight w:val="567"/>
          <w:jc w:val="center"/>
        </w:trPr>
        <w:tc>
          <w:tcPr>
            <w:tcW w:w="1842" w:type="dxa"/>
            <w:vAlign w:val="center"/>
          </w:tcPr>
          <w:p w14:paraId="2075E115" w14:textId="77777777" w:rsidR="00042FFD" w:rsidRDefault="00000000">
            <w:pPr>
              <w:jc w:val="center"/>
              <w:textAlignment w:val="baseline"/>
              <w:rPr>
                <w:b/>
              </w:rPr>
            </w:pPr>
            <w:r>
              <w:rPr>
                <w:b/>
              </w:rPr>
              <w:t>RE</w:t>
            </w:r>
          </w:p>
        </w:tc>
        <w:tc>
          <w:tcPr>
            <w:tcW w:w="8014" w:type="dxa"/>
            <w:vAlign w:val="center"/>
          </w:tcPr>
          <w:p w14:paraId="654896C7" w14:textId="77777777" w:rsidR="00042FFD" w:rsidRDefault="00000000">
            <w:pPr>
              <w:textAlignment w:val="baseline"/>
              <w:rPr>
                <w:szCs w:val="21"/>
              </w:rPr>
            </w:pPr>
            <w:r>
              <w:rPr>
                <w:szCs w:val="21"/>
              </w:rPr>
              <w:t>Risk Evaluation</w:t>
            </w:r>
          </w:p>
        </w:tc>
      </w:tr>
      <w:tr w:rsidR="00042FFD" w14:paraId="5CBD1A28" w14:textId="77777777">
        <w:trPr>
          <w:trHeight w:val="567"/>
          <w:jc w:val="center"/>
        </w:trPr>
        <w:tc>
          <w:tcPr>
            <w:tcW w:w="1842" w:type="dxa"/>
            <w:vAlign w:val="center"/>
          </w:tcPr>
          <w:p w14:paraId="58431016" w14:textId="77777777" w:rsidR="00042FFD" w:rsidRDefault="00000000">
            <w:pPr>
              <w:jc w:val="center"/>
              <w:textAlignment w:val="baseline"/>
              <w:rPr>
                <w:b/>
              </w:rPr>
            </w:pPr>
            <w:r>
              <w:rPr>
                <w:b/>
              </w:rPr>
              <w:t>S</w:t>
            </w:r>
          </w:p>
        </w:tc>
        <w:tc>
          <w:tcPr>
            <w:tcW w:w="8014" w:type="dxa"/>
            <w:vAlign w:val="center"/>
          </w:tcPr>
          <w:p w14:paraId="1FCD13F4" w14:textId="77777777" w:rsidR="00042FFD" w:rsidRDefault="00000000">
            <w:pPr>
              <w:textAlignment w:val="baseline"/>
              <w:rPr>
                <w:szCs w:val="21"/>
              </w:rPr>
            </w:pPr>
            <w:r>
              <w:rPr>
                <w:szCs w:val="21"/>
              </w:rPr>
              <w:t>Severity</w:t>
            </w:r>
          </w:p>
          <w:p w14:paraId="19834A10" w14:textId="77777777" w:rsidR="00042FFD" w:rsidRDefault="00000000">
            <w:pPr>
              <w:pStyle w:val="Default"/>
              <w:tabs>
                <w:tab w:val="left" w:pos="1700"/>
                <w:tab w:val="left" w:pos="3400"/>
                <w:tab w:val="left" w:pos="5100"/>
                <w:tab w:val="left" w:pos="6800"/>
              </w:tabs>
              <w:textAlignment w:val="baseline"/>
              <w:rPr>
                <w:rFonts w:ascii="Times New Roman"/>
                <w:color w:val="auto"/>
                <w:sz w:val="21"/>
                <w:szCs w:val="21"/>
              </w:rPr>
            </w:pPr>
            <w:r>
              <w:rPr>
                <w:rFonts w:ascii="Times New Roman"/>
                <w:color w:val="auto"/>
                <w:sz w:val="21"/>
                <w:szCs w:val="21"/>
              </w:rPr>
              <w:t xml:space="preserve">    1 Negligible; 2 Minor; 3 Serious; 4 Critical; 5 Catastrophic</w:t>
            </w:r>
          </w:p>
        </w:tc>
      </w:tr>
      <w:tr w:rsidR="00042FFD" w14:paraId="08D2D824" w14:textId="77777777">
        <w:trPr>
          <w:trHeight w:val="567"/>
          <w:jc w:val="center"/>
        </w:trPr>
        <w:tc>
          <w:tcPr>
            <w:tcW w:w="1842" w:type="dxa"/>
            <w:vAlign w:val="center"/>
          </w:tcPr>
          <w:p w14:paraId="5DA16245" w14:textId="77777777" w:rsidR="00042FFD" w:rsidRDefault="00000000">
            <w:pPr>
              <w:jc w:val="center"/>
              <w:textAlignment w:val="baseline"/>
              <w:rPr>
                <w:b/>
              </w:rPr>
            </w:pPr>
            <w:r>
              <w:rPr>
                <w:b/>
              </w:rPr>
              <w:t>P</w:t>
            </w:r>
          </w:p>
        </w:tc>
        <w:tc>
          <w:tcPr>
            <w:tcW w:w="8014" w:type="dxa"/>
            <w:vAlign w:val="center"/>
          </w:tcPr>
          <w:p w14:paraId="1343E6EF" w14:textId="77777777" w:rsidR="00042FFD" w:rsidRDefault="00000000">
            <w:pPr>
              <w:textAlignment w:val="baseline"/>
              <w:rPr>
                <w:szCs w:val="21"/>
              </w:rPr>
            </w:pPr>
            <w:r>
              <w:rPr>
                <w:rFonts w:eastAsia="孙过庭草体测试版"/>
                <w:kern w:val="0"/>
                <w:szCs w:val="21"/>
              </w:rPr>
              <w:t xml:space="preserve">The probability of a harm </w:t>
            </w:r>
            <w:r>
              <w:rPr>
                <w:kern w:val="0"/>
                <w:szCs w:val="21"/>
              </w:rPr>
              <w:t xml:space="preserve">occurring </w:t>
            </w:r>
          </w:p>
          <w:p w14:paraId="2EFF0796" w14:textId="77777777" w:rsidR="00042FFD" w:rsidRDefault="00000000">
            <w:pPr>
              <w:autoSpaceDE w:val="0"/>
              <w:autoSpaceDN w:val="0"/>
              <w:adjustRightInd w:val="0"/>
              <w:ind w:firstLineChars="200" w:firstLine="420"/>
              <w:jc w:val="left"/>
              <w:rPr>
                <w:kern w:val="0"/>
                <w:szCs w:val="21"/>
              </w:rPr>
            </w:pPr>
            <w:r>
              <w:rPr>
                <w:bCs/>
                <w:kern w:val="0"/>
                <w:szCs w:val="21"/>
              </w:rPr>
              <w:t xml:space="preserve">1 Few; </w:t>
            </w:r>
            <w:r>
              <w:rPr>
                <w:szCs w:val="21"/>
              </w:rPr>
              <w:t xml:space="preserve">2 </w:t>
            </w:r>
            <w:r>
              <w:rPr>
                <w:bCs/>
                <w:kern w:val="0"/>
                <w:szCs w:val="21"/>
              </w:rPr>
              <w:t xml:space="preserve">Improbable; </w:t>
            </w:r>
            <w:r>
              <w:rPr>
                <w:szCs w:val="21"/>
              </w:rPr>
              <w:t xml:space="preserve">3 </w:t>
            </w:r>
            <w:r>
              <w:rPr>
                <w:bCs/>
                <w:kern w:val="0"/>
                <w:szCs w:val="21"/>
              </w:rPr>
              <w:t xml:space="preserve">Remote; 4 Occasional; </w:t>
            </w:r>
            <w:r>
              <w:rPr>
                <w:szCs w:val="21"/>
              </w:rPr>
              <w:t xml:space="preserve">5 </w:t>
            </w:r>
            <w:r>
              <w:rPr>
                <w:bCs/>
                <w:kern w:val="0"/>
                <w:szCs w:val="21"/>
              </w:rPr>
              <w:t xml:space="preserve">Probable; </w:t>
            </w:r>
            <w:r>
              <w:rPr>
                <w:szCs w:val="21"/>
              </w:rPr>
              <w:t xml:space="preserve">6 </w:t>
            </w:r>
            <w:r>
              <w:rPr>
                <w:bCs/>
                <w:kern w:val="0"/>
                <w:szCs w:val="21"/>
              </w:rPr>
              <w:t xml:space="preserve">Frequent </w:t>
            </w:r>
          </w:p>
        </w:tc>
      </w:tr>
      <w:tr w:rsidR="00042FFD" w14:paraId="1336ECCC" w14:textId="77777777">
        <w:trPr>
          <w:trHeight w:val="567"/>
          <w:jc w:val="center"/>
        </w:trPr>
        <w:tc>
          <w:tcPr>
            <w:tcW w:w="1842" w:type="dxa"/>
            <w:vAlign w:val="center"/>
          </w:tcPr>
          <w:p w14:paraId="1BBA9DF8" w14:textId="77777777" w:rsidR="00042FFD" w:rsidRDefault="00000000">
            <w:pPr>
              <w:jc w:val="center"/>
              <w:textAlignment w:val="baseline"/>
              <w:rPr>
                <w:b/>
              </w:rPr>
            </w:pPr>
            <w:r>
              <w:rPr>
                <w:b/>
              </w:rPr>
              <w:t>R</w:t>
            </w:r>
          </w:p>
        </w:tc>
        <w:tc>
          <w:tcPr>
            <w:tcW w:w="8014" w:type="dxa"/>
            <w:vAlign w:val="center"/>
          </w:tcPr>
          <w:p w14:paraId="614AF21B" w14:textId="77777777" w:rsidR="00042FFD" w:rsidRDefault="00000000">
            <w:pPr>
              <w:textAlignment w:val="baseline"/>
              <w:rPr>
                <w:szCs w:val="21"/>
              </w:rPr>
            </w:pPr>
            <w:r>
              <w:rPr>
                <w:szCs w:val="21"/>
              </w:rPr>
              <w:t>Risk NO.</w:t>
            </w:r>
          </w:p>
        </w:tc>
      </w:tr>
      <w:tr w:rsidR="00042FFD" w14:paraId="7940D8B7" w14:textId="77777777">
        <w:trPr>
          <w:trHeight w:val="567"/>
          <w:jc w:val="center"/>
        </w:trPr>
        <w:tc>
          <w:tcPr>
            <w:tcW w:w="1842" w:type="dxa"/>
            <w:vAlign w:val="center"/>
          </w:tcPr>
          <w:p w14:paraId="3D2712AB" w14:textId="77777777" w:rsidR="00042FFD" w:rsidRDefault="00000000">
            <w:pPr>
              <w:jc w:val="center"/>
              <w:textAlignment w:val="baseline"/>
              <w:rPr>
                <w:b/>
              </w:rPr>
            </w:pPr>
            <w:r>
              <w:rPr>
                <w:b/>
              </w:rPr>
              <w:t>ACC</w:t>
            </w:r>
          </w:p>
        </w:tc>
        <w:tc>
          <w:tcPr>
            <w:tcW w:w="8014" w:type="dxa"/>
            <w:vAlign w:val="center"/>
          </w:tcPr>
          <w:p w14:paraId="1F040BAE" w14:textId="77777777" w:rsidR="00042FFD" w:rsidRDefault="00000000">
            <w:pPr>
              <w:textAlignment w:val="baseline"/>
              <w:rPr>
                <w:szCs w:val="21"/>
              </w:rPr>
            </w:pPr>
            <w:r>
              <w:rPr>
                <w:szCs w:val="21"/>
              </w:rPr>
              <w:t>Acceptable</w:t>
            </w:r>
          </w:p>
        </w:tc>
      </w:tr>
      <w:tr w:rsidR="00042FFD" w14:paraId="44AA2B8A" w14:textId="77777777">
        <w:trPr>
          <w:trHeight w:val="567"/>
          <w:jc w:val="center"/>
        </w:trPr>
        <w:tc>
          <w:tcPr>
            <w:tcW w:w="1842" w:type="dxa"/>
            <w:vAlign w:val="center"/>
          </w:tcPr>
          <w:p w14:paraId="47C6E1C3" w14:textId="77777777" w:rsidR="00042FFD" w:rsidRDefault="00000000">
            <w:pPr>
              <w:jc w:val="center"/>
              <w:textAlignment w:val="baseline"/>
              <w:rPr>
                <w:b/>
              </w:rPr>
            </w:pPr>
            <w:r>
              <w:rPr>
                <w:b/>
              </w:rPr>
              <w:t>NACC</w:t>
            </w:r>
          </w:p>
        </w:tc>
        <w:tc>
          <w:tcPr>
            <w:tcW w:w="8014" w:type="dxa"/>
            <w:vAlign w:val="center"/>
          </w:tcPr>
          <w:p w14:paraId="33CFC44A" w14:textId="77777777" w:rsidR="00042FFD" w:rsidRDefault="00000000">
            <w:pPr>
              <w:textAlignment w:val="baseline"/>
              <w:rPr>
                <w:szCs w:val="21"/>
              </w:rPr>
            </w:pPr>
            <w:r>
              <w:rPr>
                <w:szCs w:val="21"/>
              </w:rPr>
              <w:t>Unacceptable</w:t>
            </w:r>
          </w:p>
        </w:tc>
      </w:tr>
      <w:tr w:rsidR="00042FFD" w14:paraId="36CBFDAB" w14:textId="77777777">
        <w:trPr>
          <w:trHeight w:val="567"/>
          <w:jc w:val="center"/>
        </w:trPr>
        <w:tc>
          <w:tcPr>
            <w:tcW w:w="1842" w:type="dxa"/>
            <w:vAlign w:val="center"/>
          </w:tcPr>
          <w:p w14:paraId="4F55331C" w14:textId="77777777" w:rsidR="00042FFD" w:rsidRDefault="00000000">
            <w:pPr>
              <w:jc w:val="center"/>
              <w:textAlignment w:val="baseline"/>
              <w:rPr>
                <w:b/>
              </w:rPr>
            </w:pPr>
            <w:r>
              <w:rPr>
                <w:b/>
              </w:rPr>
              <w:t>PRM</w:t>
            </w:r>
          </w:p>
        </w:tc>
        <w:tc>
          <w:tcPr>
            <w:tcW w:w="8014" w:type="dxa"/>
            <w:vAlign w:val="center"/>
          </w:tcPr>
          <w:p w14:paraId="12969B2E" w14:textId="77777777" w:rsidR="00042FFD" w:rsidRDefault="00000000">
            <w:pPr>
              <w:textAlignment w:val="baseline"/>
              <w:rPr>
                <w:szCs w:val="21"/>
              </w:rPr>
            </w:pPr>
            <w:r>
              <w:rPr>
                <w:szCs w:val="21"/>
              </w:rPr>
              <w:t xml:space="preserve">Plan of </w:t>
            </w:r>
            <w:r>
              <w:rPr>
                <w:bCs/>
                <w:szCs w:val="21"/>
              </w:rPr>
              <w:t>Risk control measure(s)</w:t>
            </w:r>
          </w:p>
        </w:tc>
      </w:tr>
      <w:tr w:rsidR="00042FFD" w14:paraId="5EC43C5E" w14:textId="77777777">
        <w:trPr>
          <w:trHeight w:val="567"/>
          <w:jc w:val="center"/>
        </w:trPr>
        <w:tc>
          <w:tcPr>
            <w:tcW w:w="1842" w:type="dxa"/>
            <w:vAlign w:val="center"/>
          </w:tcPr>
          <w:p w14:paraId="4ACF4750" w14:textId="77777777" w:rsidR="00042FFD" w:rsidRDefault="00000000">
            <w:pPr>
              <w:jc w:val="center"/>
              <w:textAlignment w:val="baseline"/>
              <w:rPr>
                <w:b/>
              </w:rPr>
            </w:pPr>
            <w:r>
              <w:rPr>
                <w:b/>
              </w:rPr>
              <w:t>NH</w:t>
            </w:r>
          </w:p>
        </w:tc>
        <w:tc>
          <w:tcPr>
            <w:tcW w:w="8014" w:type="dxa"/>
            <w:vAlign w:val="center"/>
          </w:tcPr>
          <w:p w14:paraId="0CEF98C4" w14:textId="77777777" w:rsidR="00042FFD" w:rsidRDefault="00000000">
            <w:pPr>
              <w:autoSpaceDE w:val="0"/>
              <w:autoSpaceDN w:val="0"/>
              <w:adjustRightInd w:val="0"/>
              <w:jc w:val="left"/>
              <w:rPr>
                <w:kern w:val="0"/>
                <w:szCs w:val="21"/>
              </w:rPr>
            </w:pPr>
            <w:r>
              <w:rPr>
                <w:kern w:val="0"/>
                <w:szCs w:val="21"/>
              </w:rPr>
              <w:t>New hazard generated</w:t>
            </w:r>
          </w:p>
        </w:tc>
      </w:tr>
      <w:tr w:rsidR="00042FFD" w14:paraId="49D4CA45" w14:textId="77777777">
        <w:trPr>
          <w:trHeight w:val="567"/>
          <w:jc w:val="center"/>
        </w:trPr>
        <w:tc>
          <w:tcPr>
            <w:tcW w:w="1842" w:type="dxa"/>
            <w:vAlign w:val="center"/>
          </w:tcPr>
          <w:p w14:paraId="294CBF96" w14:textId="77777777" w:rsidR="00042FFD" w:rsidRDefault="00000000">
            <w:pPr>
              <w:jc w:val="center"/>
              <w:textAlignment w:val="baseline"/>
              <w:rPr>
                <w:b/>
              </w:rPr>
            </w:pPr>
            <w:r>
              <w:rPr>
                <w:b/>
              </w:rPr>
              <w:t>N/A</w:t>
            </w:r>
          </w:p>
        </w:tc>
        <w:tc>
          <w:tcPr>
            <w:tcW w:w="8014" w:type="dxa"/>
            <w:vAlign w:val="center"/>
          </w:tcPr>
          <w:p w14:paraId="005EA461" w14:textId="77777777" w:rsidR="00042FFD" w:rsidRDefault="00000000">
            <w:pPr>
              <w:textAlignment w:val="baseline"/>
              <w:rPr>
                <w:szCs w:val="21"/>
              </w:rPr>
            </w:pPr>
            <w:r>
              <w:rPr>
                <w:szCs w:val="21"/>
              </w:rPr>
              <w:t xml:space="preserve">Not apply </w:t>
            </w:r>
          </w:p>
        </w:tc>
      </w:tr>
      <w:tr w:rsidR="00042FFD" w14:paraId="0BBE3CE9" w14:textId="77777777">
        <w:trPr>
          <w:trHeight w:val="567"/>
          <w:jc w:val="center"/>
        </w:trPr>
        <w:tc>
          <w:tcPr>
            <w:tcW w:w="1842" w:type="dxa"/>
            <w:vAlign w:val="center"/>
          </w:tcPr>
          <w:p w14:paraId="03609948" w14:textId="77777777" w:rsidR="00042FFD" w:rsidRDefault="00000000">
            <w:pPr>
              <w:jc w:val="center"/>
              <w:textAlignment w:val="baseline"/>
              <w:rPr>
                <w:b/>
              </w:rPr>
            </w:pPr>
            <w:r>
              <w:rPr>
                <w:b/>
              </w:rPr>
              <w:t>Y</w:t>
            </w:r>
          </w:p>
        </w:tc>
        <w:tc>
          <w:tcPr>
            <w:tcW w:w="8014" w:type="dxa"/>
            <w:vAlign w:val="center"/>
          </w:tcPr>
          <w:p w14:paraId="2BE50359" w14:textId="77777777" w:rsidR="00042FFD" w:rsidRDefault="00000000">
            <w:pPr>
              <w:textAlignment w:val="baseline"/>
              <w:rPr>
                <w:szCs w:val="21"/>
              </w:rPr>
            </w:pPr>
            <w:r>
              <w:rPr>
                <w:szCs w:val="21"/>
              </w:rPr>
              <w:t>Yes</w:t>
            </w:r>
          </w:p>
        </w:tc>
      </w:tr>
      <w:tr w:rsidR="00042FFD" w14:paraId="2DEC13AF" w14:textId="77777777">
        <w:trPr>
          <w:trHeight w:val="567"/>
          <w:jc w:val="center"/>
        </w:trPr>
        <w:tc>
          <w:tcPr>
            <w:tcW w:w="1842" w:type="dxa"/>
            <w:vAlign w:val="center"/>
          </w:tcPr>
          <w:p w14:paraId="1C336660" w14:textId="77777777" w:rsidR="00042FFD" w:rsidRDefault="00000000">
            <w:pPr>
              <w:jc w:val="center"/>
              <w:textAlignment w:val="baseline"/>
              <w:rPr>
                <w:b/>
              </w:rPr>
            </w:pPr>
            <w:r>
              <w:rPr>
                <w:b/>
              </w:rPr>
              <w:t>N</w:t>
            </w:r>
          </w:p>
        </w:tc>
        <w:tc>
          <w:tcPr>
            <w:tcW w:w="8014" w:type="dxa"/>
            <w:vAlign w:val="center"/>
          </w:tcPr>
          <w:p w14:paraId="7AEB3F66" w14:textId="77777777" w:rsidR="00042FFD" w:rsidRDefault="00000000">
            <w:pPr>
              <w:textAlignment w:val="baseline"/>
              <w:rPr>
                <w:szCs w:val="21"/>
              </w:rPr>
            </w:pPr>
            <w:r>
              <w:rPr>
                <w:szCs w:val="21"/>
              </w:rPr>
              <w:t>No</w:t>
            </w:r>
          </w:p>
        </w:tc>
      </w:tr>
      <w:tr w:rsidR="00042FFD" w14:paraId="05435047" w14:textId="77777777">
        <w:trPr>
          <w:trHeight w:val="567"/>
          <w:jc w:val="center"/>
        </w:trPr>
        <w:tc>
          <w:tcPr>
            <w:tcW w:w="1842" w:type="dxa"/>
            <w:vAlign w:val="center"/>
          </w:tcPr>
          <w:p w14:paraId="54BBDC24" w14:textId="77777777" w:rsidR="00042FFD" w:rsidRDefault="00000000">
            <w:pPr>
              <w:jc w:val="center"/>
              <w:textAlignment w:val="baseline"/>
              <w:rPr>
                <w:b/>
              </w:rPr>
            </w:pPr>
            <w:r>
              <w:rPr>
                <w:rFonts w:hint="eastAsia"/>
                <w:b/>
              </w:rPr>
              <w:t>AFAP</w:t>
            </w:r>
          </w:p>
        </w:tc>
        <w:tc>
          <w:tcPr>
            <w:tcW w:w="8014" w:type="dxa"/>
            <w:vAlign w:val="center"/>
          </w:tcPr>
          <w:p w14:paraId="45F93A6D" w14:textId="77777777" w:rsidR="00042FFD" w:rsidRDefault="00000000">
            <w:pPr>
              <w:textAlignment w:val="baseline"/>
              <w:rPr>
                <w:szCs w:val="21"/>
              </w:rPr>
            </w:pPr>
            <w:r>
              <w:rPr>
                <w:rFonts w:hint="eastAsia"/>
                <w:kern w:val="0"/>
                <w:szCs w:val="21"/>
              </w:rPr>
              <w:t xml:space="preserve">As far as possible </w:t>
            </w:r>
            <w:r>
              <w:rPr>
                <w:kern w:val="0"/>
                <w:szCs w:val="21"/>
              </w:rPr>
              <w:t>without adversely affecting the benefit-risk ratio</w:t>
            </w:r>
          </w:p>
        </w:tc>
      </w:tr>
    </w:tbl>
    <w:p w14:paraId="026B5DC2" w14:textId="77777777" w:rsidR="00042FFD" w:rsidRDefault="00042FFD">
      <w:pPr>
        <w:rPr>
          <w:sz w:val="24"/>
        </w:rPr>
      </w:pPr>
    </w:p>
    <w:p w14:paraId="6BF88429" w14:textId="77777777" w:rsidR="00042FFD" w:rsidRDefault="00042FFD">
      <w:pPr>
        <w:pStyle w:val="2"/>
        <w:spacing w:before="0" w:after="0" w:line="240" w:lineRule="auto"/>
        <w:jc w:val="center"/>
        <w:rPr>
          <w:rFonts w:ascii="Times New Roman" w:hAnsi="Times New Roman"/>
          <w:sz w:val="24"/>
        </w:rPr>
      </w:pPr>
    </w:p>
    <w:p w14:paraId="37F30AF0" w14:textId="77777777" w:rsidR="00042FFD" w:rsidRDefault="00042FFD">
      <w:pPr>
        <w:rPr>
          <w:rStyle w:val="10"/>
          <w:bCs/>
          <w:sz w:val="32"/>
          <w:szCs w:val="32"/>
        </w:rPr>
        <w:sectPr w:rsidR="00042FFD">
          <w:footerReference w:type="default" r:id="rId10"/>
          <w:footerReference w:type="first" r:id="rId11"/>
          <w:pgSz w:w="11906" w:h="16838"/>
          <w:pgMar w:top="1134" w:right="850" w:bottom="1134" w:left="850" w:header="851" w:footer="992" w:gutter="0"/>
          <w:pgNumType w:start="1"/>
          <w:cols w:space="720"/>
          <w:titlePg/>
          <w:docGrid w:type="lines" w:linePitch="312"/>
        </w:sectPr>
      </w:pPr>
      <w:bookmarkStart w:id="8" w:name="_Toc32452"/>
    </w:p>
    <w:p w14:paraId="01F77547" w14:textId="77777777" w:rsidR="00042FFD" w:rsidRDefault="00000000">
      <w:bookmarkStart w:id="9" w:name="_Toc24207"/>
      <w:bookmarkStart w:id="10" w:name="_Toc23763"/>
      <w:r>
        <w:rPr>
          <w:rStyle w:val="10"/>
          <w:rFonts w:hint="eastAsia"/>
          <w:bCs/>
          <w:sz w:val="32"/>
          <w:szCs w:val="32"/>
        </w:rPr>
        <w:lastRenderedPageBreak/>
        <w:t>1. Overview</w:t>
      </w:r>
      <w:bookmarkEnd w:id="8"/>
      <w:bookmarkEnd w:id="9"/>
      <w:bookmarkEnd w:id="10"/>
    </w:p>
    <w:p w14:paraId="0D5AE157" w14:textId="77777777" w:rsidR="00042FFD" w:rsidRDefault="00000000">
      <w:pPr>
        <w:pStyle w:val="2"/>
        <w:rPr>
          <w:rFonts w:ascii="Times New Roman" w:hAnsi="Times New Roman"/>
          <w:sz w:val="24"/>
          <w:szCs w:val="24"/>
        </w:rPr>
      </w:pPr>
      <w:bookmarkStart w:id="11" w:name="_Toc22089"/>
      <w:bookmarkStart w:id="12" w:name="_Toc9246"/>
      <w:r>
        <w:rPr>
          <w:rFonts w:ascii="Times New Roman" w:hAnsi="Times New Roman"/>
          <w:sz w:val="24"/>
          <w:szCs w:val="24"/>
        </w:rPr>
        <w:t>1.1</w:t>
      </w:r>
      <w:bookmarkStart w:id="13" w:name="_Toc243218334"/>
      <w:r>
        <w:rPr>
          <w:rFonts w:ascii="Times New Roman" w:hAnsi="Times New Roman"/>
          <w:sz w:val="24"/>
          <w:szCs w:val="24"/>
        </w:rPr>
        <w:t xml:space="preserve"> Introduction of product</w:t>
      </w:r>
      <w:bookmarkEnd w:id="11"/>
      <w:bookmarkEnd w:id="12"/>
    </w:p>
    <w:p w14:paraId="72837117" w14:textId="77777777" w:rsidR="00042FFD" w:rsidRDefault="00000000">
      <w:pPr>
        <w:ind w:leftChars="57" w:left="120" w:firstLineChars="200" w:firstLine="480"/>
        <w:rPr>
          <w:sz w:val="24"/>
          <w:szCs w:val="24"/>
        </w:rPr>
      </w:pPr>
      <w:bookmarkStart w:id="14" w:name="OLE_LINK112"/>
      <w:r>
        <w:rPr>
          <w:rFonts w:hint="eastAsia"/>
          <w:sz w:val="24"/>
          <w:szCs w:val="24"/>
        </w:rPr>
        <w:t>This product is a high-tech infra-red (IR) thermometer designed to take human body temperature by measuring the energy of IR emitted from the forehead. The product will help you to assess you and your family members</w:t>
      </w:r>
      <w:r>
        <w:rPr>
          <w:rFonts w:hint="eastAsia"/>
          <w:sz w:val="24"/>
          <w:szCs w:val="24"/>
        </w:rPr>
        <w:t>’</w:t>
      </w:r>
      <w:r>
        <w:rPr>
          <w:rFonts w:hint="eastAsia"/>
          <w:sz w:val="24"/>
          <w:szCs w:val="24"/>
        </w:rPr>
        <w:t xml:space="preserve"> health conditions easily and quickly.</w:t>
      </w:r>
    </w:p>
    <w:p w14:paraId="37966FD3" w14:textId="77777777" w:rsidR="00042FFD" w:rsidRDefault="00042FFD">
      <w:pPr>
        <w:ind w:firstLine="420"/>
        <w:rPr>
          <w:rFonts w:eastAsia="黑体"/>
          <w:sz w:val="24"/>
        </w:rPr>
      </w:pPr>
    </w:p>
    <w:p w14:paraId="214CBDDB" w14:textId="77777777" w:rsidR="00042FFD" w:rsidRDefault="00000000">
      <w:pPr>
        <w:pStyle w:val="2"/>
        <w:rPr>
          <w:rFonts w:ascii="Times New Roman" w:hAnsi="Times New Roman"/>
          <w:sz w:val="24"/>
          <w:szCs w:val="24"/>
        </w:rPr>
      </w:pPr>
      <w:bookmarkStart w:id="15" w:name="_Toc5659"/>
      <w:bookmarkStart w:id="16" w:name="_Toc1801"/>
      <w:bookmarkEnd w:id="14"/>
      <w:r>
        <w:rPr>
          <w:rFonts w:ascii="Times New Roman" w:hAnsi="Times New Roman"/>
          <w:sz w:val="24"/>
          <w:szCs w:val="24"/>
        </w:rPr>
        <w:t>1.2</w:t>
      </w:r>
      <w:bookmarkEnd w:id="13"/>
      <w:r>
        <w:rPr>
          <w:rFonts w:ascii="Times New Roman" w:hAnsi="Times New Roman" w:hint="eastAsia"/>
          <w:sz w:val="24"/>
          <w:szCs w:val="24"/>
        </w:rPr>
        <w:t xml:space="preserve"> </w:t>
      </w:r>
      <w:r>
        <w:rPr>
          <w:rFonts w:ascii="Times New Roman" w:hAnsi="Times New Roman"/>
          <w:sz w:val="24"/>
          <w:szCs w:val="24"/>
        </w:rPr>
        <w:t>Introduction on implementation of the risk management plan</w:t>
      </w:r>
      <w:bookmarkEnd w:id="15"/>
      <w:bookmarkEnd w:id="16"/>
    </w:p>
    <w:p w14:paraId="181C49FC" w14:textId="77777777" w:rsidR="00042FFD" w:rsidRDefault="00000000">
      <w:pPr>
        <w:ind w:leftChars="57" w:left="120" w:firstLineChars="200" w:firstLine="480"/>
        <w:rPr>
          <w:sz w:val="24"/>
          <w:szCs w:val="24"/>
        </w:rPr>
      </w:pPr>
      <w:r>
        <w:rPr>
          <w:sz w:val="24"/>
          <w:szCs w:val="24"/>
        </w:rPr>
        <w:t>According to the risk management plan, risk management group has been finished the risk analysis, evaluation, and take the control measures.</w:t>
      </w:r>
    </w:p>
    <w:p w14:paraId="104F10B5" w14:textId="77777777" w:rsidR="00042FFD" w:rsidRDefault="00000000">
      <w:pPr>
        <w:ind w:leftChars="57" w:left="120" w:firstLineChars="200" w:firstLine="480"/>
        <w:rPr>
          <w:sz w:val="24"/>
        </w:rPr>
      </w:pPr>
      <w:r>
        <w:rPr>
          <w:sz w:val="24"/>
        </w:rPr>
        <w:t>Now, the device has been in</w:t>
      </w:r>
      <w:r>
        <w:rPr>
          <w:sz w:val="24"/>
          <w:szCs w:val="24"/>
        </w:rPr>
        <w:t xml:space="preserve"> </w:t>
      </w:r>
      <w:r>
        <w:rPr>
          <w:kern w:val="0"/>
          <w:sz w:val="24"/>
          <w:szCs w:val="24"/>
        </w:rPr>
        <w:t xml:space="preserve">prototype phase, risk control measures have been implemented. </w:t>
      </w:r>
      <w:r>
        <w:rPr>
          <w:sz w:val="24"/>
          <w:szCs w:val="24"/>
        </w:rPr>
        <w:t>The objective of this review is to take a complete evaluation on risk control measures and residual risk.</w:t>
      </w:r>
    </w:p>
    <w:p w14:paraId="4440A028" w14:textId="77777777" w:rsidR="00042FFD" w:rsidRDefault="00000000">
      <w:pPr>
        <w:pStyle w:val="2"/>
        <w:rPr>
          <w:rFonts w:ascii="Times New Roman" w:hAnsi="Times New Roman"/>
          <w:sz w:val="24"/>
          <w:szCs w:val="24"/>
        </w:rPr>
      </w:pPr>
      <w:bookmarkStart w:id="17" w:name="_Toc306379186"/>
      <w:bookmarkStart w:id="18" w:name="_Toc3479"/>
      <w:bookmarkStart w:id="19" w:name="_Toc19611"/>
      <w:bookmarkStart w:id="20" w:name="_Toc243218336"/>
      <w:r>
        <w:rPr>
          <w:rFonts w:ascii="Times New Roman" w:hAnsi="Times New Roman"/>
          <w:sz w:val="24"/>
          <w:szCs w:val="24"/>
        </w:rPr>
        <w:t>1.3</w:t>
      </w:r>
      <w:r>
        <w:rPr>
          <w:rFonts w:ascii="Times New Roman" w:hAnsi="Times New Roman" w:hint="eastAsia"/>
          <w:sz w:val="24"/>
          <w:szCs w:val="24"/>
        </w:rPr>
        <w:t xml:space="preserve"> </w:t>
      </w:r>
      <w:r>
        <w:rPr>
          <w:rFonts w:ascii="Times New Roman" w:hAnsi="Times New Roman"/>
          <w:sz w:val="24"/>
          <w:szCs w:val="24"/>
        </w:rPr>
        <w:t>Risk management team</w:t>
      </w:r>
      <w:bookmarkEnd w:id="17"/>
      <w:bookmarkEnd w:id="18"/>
      <w:bookmarkEnd w:id="19"/>
      <w:r>
        <w:rPr>
          <w:rFonts w:ascii="Times New Roman" w:hAnsi="Times New Roman"/>
          <w:sz w:val="24"/>
          <w:szCs w:val="24"/>
        </w:rPr>
        <w:t xml:space="preserve"> </w:t>
      </w:r>
    </w:p>
    <w:p w14:paraId="7E4D0568" w14:textId="77777777" w:rsidR="00042FFD" w:rsidRDefault="00042FFD">
      <w:pPr>
        <w:pStyle w:val="af2"/>
        <w:spacing w:line="360" w:lineRule="auto"/>
        <w:ind w:left="420" w:firstLineChars="0" w:firstLine="0"/>
        <w:rPr>
          <w:szCs w:val="21"/>
        </w:rPr>
      </w:pPr>
      <w:bookmarkStart w:id="21" w:name="_Toc18025"/>
      <w:bookmarkEnd w:id="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6"/>
        <w:gridCol w:w="2591"/>
        <w:gridCol w:w="1904"/>
      </w:tblGrid>
      <w:tr w:rsidR="00042FFD" w14:paraId="59CE8F68" w14:textId="77777777">
        <w:trPr>
          <w:trHeight w:val="290"/>
          <w:jc w:val="center"/>
        </w:trPr>
        <w:tc>
          <w:tcPr>
            <w:tcW w:w="3646" w:type="dxa"/>
            <w:tcBorders>
              <w:top w:val="single" w:sz="4" w:space="0" w:color="auto"/>
              <w:left w:val="single" w:sz="4" w:space="0" w:color="auto"/>
              <w:bottom w:val="single" w:sz="4" w:space="0" w:color="auto"/>
              <w:right w:val="single" w:sz="4" w:space="0" w:color="auto"/>
            </w:tcBorders>
            <w:vAlign w:val="center"/>
          </w:tcPr>
          <w:p w14:paraId="6BD54FAE" w14:textId="77777777" w:rsidR="00042FFD" w:rsidRDefault="00000000">
            <w:pPr>
              <w:spacing w:line="240" w:lineRule="exact"/>
              <w:jc w:val="center"/>
              <w:textAlignment w:val="baseline"/>
              <w:rPr>
                <w:szCs w:val="21"/>
              </w:rPr>
            </w:pPr>
            <w:bookmarkStart w:id="22" w:name="OLE_LINK110"/>
            <w:r>
              <w:rPr>
                <w:szCs w:val="21"/>
              </w:rPr>
              <w:t>MEMBER</w:t>
            </w:r>
          </w:p>
        </w:tc>
        <w:tc>
          <w:tcPr>
            <w:tcW w:w="2591" w:type="dxa"/>
            <w:tcBorders>
              <w:top w:val="single" w:sz="4" w:space="0" w:color="auto"/>
              <w:left w:val="single" w:sz="4" w:space="0" w:color="auto"/>
              <w:bottom w:val="single" w:sz="4" w:space="0" w:color="auto"/>
              <w:right w:val="single" w:sz="4" w:space="0" w:color="auto"/>
            </w:tcBorders>
            <w:vAlign w:val="center"/>
          </w:tcPr>
          <w:p w14:paraId="715EAB70" w14:textId="77777777" w:rsidR="00042FFD" w:rsidRDefault="00000000">
            <w:pPr>
              <w:spacing w:line="240" w:lineRule="exact"/>
              <w:jc w:val="center"/>
              <w:textAlignment w:val="baseline"/>
              <w:rPr>
                <w:szCs w:val="21"/>
              </w:rPr>
            </w:pPr>
            <w:r>
              <w:rPr>
                <w:szCs w:val="21"/>
              </w:rPr>
              <w:t>POST IN THIS GROUP</w:t>
            </w:r>
          </w:p>
        </w:tc>
        <w:tc>
          <w:tcPr>
            <w:tcW w:w="1904" w:type="dxa"/>
            <w:tcBorders>
              <w:top w:val="single" w:sz="4" w:space="0" w:color="auto"/>
              <w:left w:val="single" w:sz="4" w:space="0" w:color="auto"/>
              <w:bottom w:val="single" w:sz="4" w:space="0" w:color="auto"/>
              <w:right w:val="single" w:sz="4" w:space="0" w:color="auto"/>
            </w:tcBorders>
            <w:vAlign w:val="center"/>
          </w:tcPr>
          <w:p w14:paraId="57E3D0D0" w14:textId="77777777" w:rsidR="00042FFD" w:rsidRDefault="00000000">
            <w:pPr>
              <w:spacing w:line="240" w:lineRule="exact"/>
              <w:jc w:val="center"/>
              <w:textAlignment w:val="baseline"/>
              <w:rPr>
                <w:szCs w:val="21"/>
              </w:rPr>
            </w:pPr>
            <w:r>
              <w:rPr>
                <w:szCs w:val="21"/>
              </w:rPr>
              <w:t>NAME</w:t>
            </w:r>
          </w:p>
        </w:tc>
      </w:tr>
      <w:tr w:rsidR="00042FFD" w14:paraId="06356B46" w14:textId="77777777">
        <w:trPr>
          <w:trHeight w:val="284"/>
          <w:jc w:val="center"/>
        </w:trPr>
        <w:tc>
          <w:tcPr>
            <w:tcW w:w="3646" w:type="dxa"/>
            <w:tcBorders>
              <w:top w:val="single" w:sz="4" w:space="0" w:color="auto"/>
              <w:left w:val="single" w:sz="4" w:space="0" w:color="auto"/>
              <w:bottom w:val="single" w:sz="4" w:space="0" w:color="auto"/>
              <w:right w:val="single" w:sz="4" w:space="0" w:color="auto"/>
            </w:tcBorders>
            <w:vAlign w:val="center"/>
          </w:tcPr>
          <w:p w14:paraId="64606C6F" w14:textId="77777777" w:rsidR="00042FFD" w:rsidRDefault="00000000">
            <w:pPr>
              <w:spacing w:line="240" w:lineRule="exact"/>
              <w:textAlignment w:val="baseline"/>
              <w:rPr>
                <w:szCs w:val="21"/>
              </w:rPr>
            </w:pPr>
            <w:r>
              <w:rPr>
                <w:szCs w:val="21"/>
              </w:rPr>
              <w:t xml:space="preserve">Technical </w:t>
            </w:r>
            <w:r>
              <w:rPr>
                <w:rFonts w:hint="eastAsia"/>
                <w:szCs w:val="21"/>
              </w:rPr>
              <w:t>d</w:t>
            </w:r>
            <w:r>
              <w:rPr>
                <w:szCs w:val="21"/>
              </w:rPr>
              <w:t>irector</w:t>
            </w:r>
          </w:p>
        </w:tc>
        <w:tc>
          <w:tcPr>
            <w:tcW w:w="2591" w:type="dxa"/>
            <w:tcBorders>
              <w:top w:val="single" w:sz="4" w:space="0" w:color="auto"/>
              <w:left w:val="single" w:sz="4" w:space="0" w:color="auto"/>
              <w:bottom w:val="single" w:sz="4" w:space="0" w:color="auto"/>
              <w:right w:val="single" w:sz="4" w:space="0" w:color="auto"/>
            </w:tcBorders>
            <w:vAlign w:val="center"/>
          </w:tcPr>
          <w:p w14:paraId="622CCE7D" w14:textId="77777777" w:rsidR="00042FFD" w:rsidRDefault="00000000">
            <w:pPr>
              <w:spacing w:line="240" w:lineRule="exact"/>
              <w:textAlignment w:val="baseline"/>
              <w:rPr>
                <w:szCs w:val="21"/>
              </w:rPr>
            </w:pPr>
            <w:r>
              <w:rPr>
                <w:szCs w:val="21"/>
              </w:rPr>
              <w:t>Group leader</w:t>
            </w:r>
          </w:p>
        </w:tc>
        <w:tc>
          <w:tcPr>
            <w:tcW w:w="1904" w:type="dxa"/>
            <w:tcBorders>
              <w:top w:val="single" w:sz="4" w:space="0" w:color="auto"/>
              <w:left w:val="single" w:sz="4" w:space="0" w:color="auto"/>
              <w:bottom w:val="single" w:sz="4" w:space="0" w:color="auto"/>
              <w:right w:val="single" w:sz="4" w:space="0" w:color="auto"/>
            </w:tcBorders>
            <w:vAlign w:val="center"/>
          </w:tcPr>
          <w:p w14:paraId="6BFA8E63" w14:textId="77777777" w:rsidR="00042FFD" w:rsidRDefault="00000000">
            <w:pPr>
              <w:spacing w:line="240" w:lineRule="exact"/>
              <w:textAlignment w:val="baseline"/>
              <w:rPr>
                <w:szCs w:val="21"/>
              </w:rPr>
            </w:pPr>
            <w:r>
              <w:rPr>
                <w:szCs w:val="21"/>
              </w:rPr>
              <w:t>Hou Guangwei</w:t>
            </w:r>
          </w:p>
        </w:tc>
      </w:tr>
      <w:tr w:rsidR="00042FFD" w14:paraId="07192295" w14:textId="77777777">
        <w:trPr>
          <w:trHeight w:val="514"/>
          <w:jc w:val="center"/>
        </w:trPr>
        <w:tc>
          <w:tcPr>
            <w:tcW w:w="3646" w:type="dxa"/>
            <w:tcBorders>
              <w:top w:val="single" w:sz="4" w:space="0" w:color="auto"/>
              <w:left w:val="single" w:sz="4" w:space="0" w:color="auto"/>
              <w:bottom w:val="single" w:sz="4" w:space="0" w:color="auto"/>
              <w:right w:val="single" w:sz="4" w:space="0" w:color="auto"/>
            </w:tcBorders>
            <w:vAlign w:val="center"/>
          </w:tcPr>
          <w:p w14:paraId="4A6100EB" w14:textId="77777777" w:rsidR="00042FFD" w:rsidRDefault="00000000">
            <w:pPr>
              <w:spacing w:line="240" w:lineRule="exact"/>
              <w:textAlignment w:val="baseline"/>
              <w:rPr>
                <w:szCs w:val="21"/>
              </w:rPr>
            </w:pPr>
            <w:r>
              <w:rPr>
                <w:szCs w:val="21"/>
              </w:rPr>
              <w:t>Project Leader</w:t>
            </w:r>
          </w:p>
        </w:tc>
        <w:tc>
          <w:tcPr>
            <w:tcW w:w="2591" w:type="dxa"/>
            <w:tcBorders>
              <w:top w:val="single" w:sz="4" w:space="0" w:color="auto"/>
              <w:left w:val="single" w:sz="4" w:space="0" w:color="auto"/>
              <w:bottom w:val="single" w:sz="4" w:space="0" w:color="auto"/>
              <w:right w:val="single" w:sz="4" w:space="0" w:color="auto"/>
            </w:tcBorders>
            <w:vAlign w:val="center"/>
          </w:tcPr>
          <w:p w14:paraId="066D22D2"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23DD97E6" w14:textId="1A9C675E" w:rsidR="00042FFD" w:rsidRDefault="001E1D5F">
            <w:pPr>
              <w:spacing w:line="240" w:lineRule="exact"/>
              <w:textAlignment w:val="baseline"/>
              <w:rPr>
                <w:szCs w:val="21"/>
              </w:rPr>
            </w:pPr>
            <w:r>
              <w:rPr>
                <w:rFonts w:hint="eastAsia"/>
                <w:szCs w:val="21"/>
              </w:rPr>
              <w:t>Liu Dongwei</w:t>
            </w:r>
          </w:p>
        </w:tc>
      </w:tr>
      <w:tr w:rsidR="00042FFD" w14:paraId="5F8FFAD1" w14:textId="77777777">
        <w:trPr>
          <w:trHeight w:val="498"/>
          <w:jc w:val="center"/>
        </w:trPr>
        <w:tc>
          <w:tcPr>
            <w:tcW w:w="3646" w:type="dxa"/>
            <w:tcBorders>
              <w:top w:val="single" w:sz="4" w:space="0" w:color="auto"/>
              <w:left w:val="single" w:sz="4" w:space="0" w:color="auto"/>
              <w:bottom w:val="single" w:sz="4" w:space="0" w:color="auto"/>
              <w:right w:val="single" w:sz="4" w:space="0" w:color="auto"/>
            </w:tcBorders>
            <w:vAlign w:val="center"/>
          </w:tcPr>
          <w:p w14:paraId="6A50614D" w14:textId="77777777" w:rsidR="00042FFD" w:rsidRDefault="00000000">
            <w:pPr>
              <w:spacing w:line="280" w:lineRule="exact"/>
              <w:textAlignment w:val="baseline"/>
              <w:rPr>
                <w:szCs w:val="21"/>
              </w:rPr>
            </w:pPr>
            <w:r>
              <w:rPr>
                <w:szCs w:val="21"/>
              </w:rPr>
              <w:t>Hardware</w:t>
            </w:r>
            <w:r>
              <w:rPr>
                <w:rFonts w:hint="eastAsia"/>
                <w:szCs w:val="21"/>
              </w:rPr>
              <w:t xml:space="preserve"> design director</w:t>
            </w:r>
          </w:p>
        </w:tc>
        <w:tc>
          <w:tcPr>
            <w:tcW w:w="2591" w:type="dxa"/>
            <w:tcBorders>
              <w:top w:val="single" w:sz="4" w:space="0" w:color="auto"/>
              <w:left w:val="single" w:sz="4" w:space="0" w:color="auto"/>
              <w:bottom w:val="single" w:sz="4" w:space="0" w:color="auto"/>
              <w:right w:val="single" w:sz="4" w:space="0" w:color="auto"/>
            </w:tcBorders>
            <w:vAlign w:val="center"/>
          </w:tcPr>
          <w:p w14:paraId="28B1C980"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478BF703" w14:textId="77777777" w:rsidR="00042FFD" w:rsidRDefault="00000000">
            <w:pPr>
              <w:spacing w:line="240" w:lineRule="exact"/>
              <w:textAlignment w:val="baseline"/>
              <w:rPr>
                <w:szCs w:val="21"/>
              </w:rPr>
            </w:pPr>
            <w:r>
              <w:rPr>
                <w:szCs w:val="21"/>
              </w:rPr>
              <w:t>Wan Long</w:t>
            </w:r>
          </w:p>
        </w:tc>
      </w:tr>
      <w:tr w:rsidR="00042FFD" w14:paraId="54E8506D" w14:textId="77777777">
        <w:trPr>
          <w:trHeight w:val="648"/>
          <w:jc w:val="center"/>
        </w:trPr>
        <w:tc>
          <w:tcPr>
            <w:tcW w:w="3646" w:type="dxa"/>
            <w:tcBorders>
              <w:top w:val="single" w:sz="4" w:space="0" w:color="auto"/>
              <w:left w:val="single" w:sz="4" w:space="0" w:color="auto"/>
              <w:bottom w:val="single" w:sz="4" w:space="0" w:color="auto"/>
              <w:right w:val="single" w:sz="4" w:space="0" w:color="auto"/>
            </w:tcBorders>
            <w:vAlign w:val="center"/>
          </w:tcPr>
          <w:p w14:paraId="3195FDC4" w14:textId="77777777" w:rsidR="00042FFD" w:rsidRDefault="00000000">
            <w:pPr>
              <w:spacing w:line="280" w:lineRule="exact"/>
              <w:textAlignment w:val="baseline"/>
              <w:rPr>
                <w:szCs w:val="21"/>
              </w:rPr>
            </w:pPr>
            <w:r>
              <w:rPr>
                <w:szCs w:val="21"/>
              </w:rPr>
              <w:t xml:space="preserve">Software design </w:t>
            </w:r>
            <w:r>
              <w:rPr>
                <w:rFonts w:hint="eastAsia"/>
                <w:szCs w:val="21"/>
              </w:rPr>
              <w:t>director</w:t>
            </w:r>
          </w:p>
        </w:tc>
        <w:tc>
          <w:tcPr>
            <w:tcW w:w="2591" w:type="dxa"/>
            <w:tcBorders>
              <w:top w:val="single" w:sz="4" w:space="0" w:color="auto"/>
              <w:left w:val="single" w:sz="4" w:space="0" w:color="auto"/>
              <w:bottom w:val="single" w:sz="4" w:space="0" w:color="auto"/>
              <w:right w:val="single" w:sz="4" w:space="0" w:color="auto"/>
            </w:tcBorders>
            <w:vAlign w:val="center"/>
          </w:tcPr>
          <w:p w14:paraId="623519E0"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2A2E7FC4" w14:textId="77288B56" w:rsidR="00042FFD" w:rsidRDefault="00D7458F">
            <w:pPr>
              <w:spacing w:line="240" w:lineRule="exact"/>
              <w:textAlignment w:val="baseline"/>
              <w:rPr>
                <w:szCs w:val="21"/>
              </w:rPr>
            </w:pPr>
            <w:r>
              <w:rPr>
                <w:rFonts w:hint="eastAsia"/>
                <w:szCs w:val="21"/>
              </w:rPr>
              <w:t>Wang Di</w:t>
            </w:r>
          </w:p>
        </w:tc>
      </w:tr>
      <w:tr w:rsidR="00042FFD" w14:paraId="7D2D9078" w14:textId="77777777">
        <w:trPr>
          <w:trHeight w:val="758"/>
          <w:jc w:val="center"/>
        </w:trPr>
        <w:tc>
          <w:tcPr>
            <w:tcW w:w="3646" w:type="dxa"/>
            <w:tcBorders>
              <w:top w:val="single" w:sz="4" w:space="0" w:color="auto"/>
              <w:left w:val="single" w:sz="4" w:space="0" w:color="auto"/>
              <w:bottom w:val="single" w:sz="4" w:space="0" w:color="auto"/>
              <w:right w:val="single" w:sz="4" w:space="0" w:color="auto"/>
            </w:tcBorders>
            <w:vAlign w:val="center"/>
          </w:tcPr>
          <w:p w14:paraId="6F6257B6" w14:textId="77777777" w:rsidR="00042FFD" w:rsidRDefault="00000000">
            <w:pPr>
              <w:spacing w:line="280" w:lineRule="exact"/>
              <w:textAlignment w:val="baseline"/>
              <w:rPr>
                <w:szCs w:val="21"/>
              </w:rPr>
            </w:pPr>
            <w:bookmarkStart w:id="23" w:name="OLE_LINK72" w:colFirst="1" w:colLast="1"/>
            <w:r>
              <w:rPr>
                <w:szCs w:val="21"/>
              </w:rPr>
              <w:t>Mechanical</w:t>
            </w:r>
          </w:p>
          <w:p w14:paraId="2ACBD376" w14:textId="77777777" w:rsidR="00042FFD" w:rsidRDefault="00000000">
            <w:pPr>
              <w:spacing w:line="280" w:lineRule="exact"/>
              <w:textAlignment w:val="baseline"/>
              <w:rPr>
                <w:szCs w:val="21"/>
              </w:rPr>
            </w:pPr>
            <w:r>
              <w:rPr>
                <w:szCs w:val="21"/>
              </w:rPr>
              <w:t>Design</w:t>
            </w:r>
            <w:r>
              <w:rPr>
                <w:rFonts w:hint="eastAsia"/>
                <w:szCs w:val="21"/>
              </w:rPr>
              <w:t xml:space="preserve"> director</w:t>
            </w:r>
          </w:p>
        </w:tc>
        <w:tc>
          <w:tcPr>
            <w:tcW w:w="2591" w:type="dxa"/>
            <w:tcBorders>
              <w:top w:val="single" w:sz="4" w:space="0" w:color="auto"/>
              <w:left w:val="single" w:sz="4" w:space="0" w:color="auto"/>
              <w:bottom w:val="single" w:sz="4" w:space="0" w:color="auto"/>
              <w:right w:val="single" w:sz="4" w:space="0" w:color="auto"/>
            </w:tcBorders>
            <w:vAlign w:val="center"/>
          </w:tcPr>
          <w:p w14:paraId="687C1089"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7A933A39" w14:textId="77777777" w:rsidR="00042FFD" w:rsidRDefault="00000000">
            <w:pPr>
              <w:spacing w:line="240" w:lineRule="exact"/>
              <w:textAlignment w:val="baseline"/>
              <w:rPr>
                <w:szCs w:val="21"/>
              </w:rPr>
            </w:pPr>
            <w:r>
              <w:rPr>
                <w:szCs w:val="21"/>
              </w:rPr>
              <w:t>Liu Zhao</w:t>
            </w:r>
          </w:p>
        </w:tc>
      </w:tr>
      <w:tr w:rsidR="00042FFD" w14:paraId="3B9A3AC3" w14:textId="77777777">
        <w:trPr>
          <w:trHeight w:val="284"/>
          <w:jc w:val="center"/>
        </w:trPr>
        <w:tc>
          <w:tcPr>
            <w:tcW w:w="3646" w:type="dxa"/>
            <w:tcBorders>
              <w:top w:val="single" w:sz="4" w:space="0" w:color="auto"/>
              <w:left w:val="single" w:sz="4" w:space="0" w:color="auto"/>
              <w:bottom w:val="single" w:sz="4" w:space="0" w:color="auto"/>
              <w:right w:val="single" w:sz="4" w:space="0" w:color="auto"/>
            </w:tcBorders>
            <w:vAlign w:val="center"/>
          </w:tcPr>
          <w:p w14:paraId="580C3DDC" w14:textId="77777777" w:rsidR="00042FFD" w:rsidRDefault="00000000">
            <w:pPr>
              <w:spacing w:line="240" w:lineRule="exact"/>
              <w:textAlignment w:val="baseline"/>
              <w:rPr>
                <w:szCs w:val="21"/>
              </w:rPr>
            </w:pPr>
            <w:r>
              <w:rPr>
                <w:szCs w:val="21"/>
              </w:rPr>
              <w:t xml:space="preserve">Quality management personnel  </w:t>
            </w:r>
          </w:p>
        </w:tc>
        <w:tc>
          <w:tcPr>
            <w:tcW w:w="2591" w:type="dxa"/>
            <w:tcBorders>
              <w:top w:val="single" w:sz="4" w:space="0" w:color="auto"/>
              <w:left w:val="single" w:sz="4" w:space="0" w:color="auto"/>
              <w:bottom w:val="single" w:sz="4" w:space="0" w:color="auto"/>
              <w:right w:val="single" w:sz="4" w:space="0" w:color="auto"/>
            </w:tcBorders>
            <w:vAlign w:val="center"/>
          </w:tcPr>
          <w:p w14:paraId="68ADFAE9"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757F9C40" w14:textId="4CE9ADF9" w:rsidR="00042FFD" w:rsidRDefault="00236188">
            <w:pPr>
              <w:spacing w:line="240" w:lineRule="exact"/>
              <w:textAlignment w:val="baseline"/>
              <w:rPr>
                <w:szCs w:val="21"/>
              </w:rPr>
            </w:pPr>
            <w:ins w:id="24" w:author="东伟 刘" w:date="2026-04-21T14:33:00Z">
              <w:r w:rsidRPr="00236188">
                <w:rPr>
                  <w:szCs w:val="21"/>
                </w:rPr>
                <w:t>Zhang Xun</w:t>
              </w:r>
            </w:ins>
            <w:del w:id="25" w:author="东伟 刘" w:date="2026-04-21T14:33:00Z" w16du:dateUtc="2026-04-21T06:33:00Z">
              <w:r w:rsidR="00000000" w:rsidDel="00236188">
                <w:rPr>
                  <w:rFonts w:hint="eastAsia"/>
                  <w:szCs w:val="21"/>
                </w:rPr>
                <w:delText>Zha</w:delText>
              </w:r>
              <w:r w:rsidR="001E1D5F" w:rsidDel="00236188">
                <w:rPr>
                  <w:rFonts w:hint="eastAsia"/>
                  <w:szCs w:val="21"/>
                </w:rPr>
                <w:delText>o Yiha</w:delText>
              </w:r>
            </w:del>
            <w:del w:id="26" w:author="东伟 刘" w:date="2026-04-21T14:32:00Z" w16du:dateUtc="2026-04-21T06:32:00Z">
              <w:r w:rsidR="001E1D5F" w:rsidDel="00236188">
                <w:rPr>
                  <w:rFonts w:hint="eastAsia"/>
                  <w:szCs w:val="21"/>
                </w:rPr>
                <w:delText>i</w:delText>
              </w:r>
            </w:del>
          </w:p>
        </w:tc>
      </w:tr>
      <w:tr w:rsidR="00042FFD" w14:paraId="6553C5CC" w14:textId="77777777">
        <w:trPr>
          <w:trHeight w:val="284"/>
          <w:jc w:val="center"/>
        </w:trPr>
        <w:tc>
          <w:tcPr>
            <w:tcW w:w="3646" w:type="dxa"/>
            <w:tcBorders>
              <w:top w:val="single" w:sz="4" w:space="0" w:color="auto"/>
              <w:left w:val="single" w:sz="4" w:space="0" w:color="auto"/>
              <w:bottom w:val="single" w:sz="4" w:space="0" w:color="auto"/>
              <w:right w:val="single" w:sz="4" w:space="0" w:color="auto"/>
            </w:tcBorders>
            <w:vAlign w:val="center"/>
          </w:tcPr>
          <w:p w14:paraId="26CD19E4" w14:textId="77777777" w:rsidR="00042FFD" w:rsidRDefault="00000000">
            <w:pPr>
              <w:spacing w:line="240" w:lineRule="exact"/>
              <w:textAlignment w:val="baseline"/>
              <w:rPr>
                <w:szCs w:val="21"/>
              </w:rPr>
            </w:pPr>
            <w:r>
              <w:rPr>
                <w:szCs w:val="21"/>
              </w:rPr>
              <w:t>Process design personnel</w:t>
            </w:r>
          </w:p>
        </w:tc>
        <w:tc>
          <w:tcPr>
            <w:tcW w:w="2591" w:type="dxa"/>
            <w:tcBorders>
              <w:top w:val="single" w:sz="4" w:space="0" w:color="auto"/>
              <w:left w:val="single" w:sz="4" w:space="0" w:color="auto"/>
              <w:bottom w:val="single" w:sz="4" w:space="0" w:color="auto"/>
              <w:right w:val="single" w:sz="4" w:space="0" w:color="auto"/>
            </w:tcBorders>
            <w:vAlign w:val="center"/>
          </w:tcPr>
          <w:p w14:paraId="25670B82"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7D313F3B" w14:textId="323D604B" w:rsidR="00042FFD" w:rsidRDefault="001E1D5F">
            <w:pPr>
              <w:spacing w:line="240" w:lineRule="exact"/>
              <w:textAlignment w:val="baseline"/>
              <w:rPr>
                <w:szCs w:val="21"/>
              </w:rPr>
            </w:pPr>
            <w:r>
              <w:rPr>
                <w:rFonts w:hint="eastAsia"/>
                <w:szCs w:val="21"/>
              </w:rPr>
              <w:t>Cheng Mingjie</w:t>
            </w:r>
          </w:p>
        </w:tc>
      </w:tr>
      <w:bookmarkEnd w:id="23"/>
      <w:tr w:rsidR="00042FFD" w14:paraId="53449CC0" w14:textId="77777777">
        <w:trPr>
          <w:trHeight w:val="568"/>
          <w:jc w:val="center"/>
        </w:trPr>
        <w:tc>
          <w:tcPr>
            <w:tcW w:w="3646" w:type="dxa"/>
            <w:tcBorders>
              <w:top w:val="single" w:sz="4" w:space="0" w:color="auto"/>
              <w:left w:val="single" w:sz="4" w:space="0" w:color="auto"/>
              <w:bottom w:val="single" w:sz="4" w:space="0" w:color="auto"/>
              <w:right w:val="single" w:sz="4" w:space="0" w:color="auto"/>
            </w:tcBorders>
            <w:vAlign w:val="center"/>
          </w:tcPr>
          <w:p w14:paraId="59D81D9E" w14:textId="77777777" w:rsidR="00042FFD" w:rsidRDefault="00000000">
            <w:pPr>
              <w:spacing w:line="240" w:lineRule="exact"/>
              <w:textAlignment w:val="baseline"/>
              <w:rPr>
                <w:szCs w:val="21"/>
              </w:rPr>
            </w:pPr>
            <w:r>
              <w:rPr>
                <w:szCs w:val="21"/>
              </w:rPr>
              <w:t xml:space="preserve">Sales personnel </w:t>
            </w:r>
          </w:p>
        </w:tc>
        <w:tc>
          <w:tcPr>
            <w:tcW w:w="2591" w:type="dxa"/>
            <w:tcBorders>
              <w:top w:val="single" w:sz="4" w:space="0" w:color="auto"/>
              <w:left w:val="single" w:sz="4" w:space="0" w:color="auto"/>
              <w:bottom w:val="single" w:sz="4" w:space="0" w:color="auto"/>
              <w:right w:val="single" w:sz="4" w:space="0" w:color="auto"/>
            </w:tcBorders>
            <w:vAlign w:val="center"/>
          </w:tcPr>
          <w:p w14:paraId="52F50F90"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1E62E700" w14:textId="77777777" w:rsidR="00042FFD" w:rsidRDefault="00000000">
            <w:pPr>
              <w:spacing w:line="240" w:lineRule="exact"/>
              <w:textAlignment w:val="baseline"/>
              <w:rPr>
                <w:szCs w:val="21"/>
              </w:rPr>
            </w:pPr>
            <w:r>
              <w:rPr>
                <w:rFonts w:hint="eastAsia"/>
                <w:szCs w:val="21"/>
              </w:rPr>
              <w:t>Zhao Yiping</w:t>
            </w:r>
          </w:p>
        </w:tc>
      </w:tr>
      <w:tr w:rsidR="00042FFD" w14:paraId="1AE96CD1" w14:textId="77777777">
        <w:trPr>
          <w:trHeight w:val="568"/>
          <w:jc w:val="center"/>
        </w:trPr>
        <w:tc>
          <w:tcPr>
            <w:tcW w:w="3646" w:type="dxa"/>
            <w:tcBorders>
              <w:top w:val="single" w:sz="4" w:space="0" w:color="auto"/>
              <w:left w:val="single" w:sz="4" w:space="0" w:color="auto"/>
              <w:bottom w:val="single" w:sz="4" w:space="0" w:color="auto"/>
              <w:right w:val="single" w:sz="4" w:space="0" w:color="auto"/>
            </w:tcBorders>
            <w:vAlign w:val="center"/>
          </w:tcPr>
          <w:p w14:paraId="0A3E62F8" w14:textId="77777777" w:rsidR="00042FFD" w:rsidRDefault="00000000">
            <w:pPr>
              <w:spacing w:line="240" w:lineRule="exact"/>
              <w:textAlignment w:val="baseline"/>
              <w:rPr>
                <w:szCs w:val="21"/>
              </w:rPr>
            </w:pPr>
            <w:r>
              <w:rPr>
                <w:szCs w:val="21"/>
              </w:rPr>
              <w:t>Certification personnel</w:t>
            </w:r>
          </w:p>
        </w:tc>
        <w:tc>
          <w:tcPr>
            <w:tcW w:w="2591" w:type="dxa"/>
            <w:tcBorders>
              <w:top w:val="single" w:sz="4" w:space="0" w:color="auto"/>
              <w:left w:val="single" w:sz="4" w:space="0" w:color="auto"/>
              <w:bottom w:val="single" w:sz="4" w:space="0" w:color="auto"/>
              <w:right w:val="single" w:sz="4" w:space="0" w:color="auto"/>
            </w:tcBorders>
            <w:vAlign w:val="center"/>
          </w:tcPr>
          <w:p w14:paraId="1667892E"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1D066F52" w14:textId="77777777" w:rsidR="00042FFD" w:rsidRDefault="00000000">
            <w:pPr>
              <w:spacing w:line="240" w:lineRule="exact"/>
              <w:textAlignment w:val="baseline"/>
              <w:rPr>
                <w:szCs w:val="21"/>
              </w:rPr>
            </w:pPr>
            <w:r>
              <w:rPr>
                <w:szCs w:val="21"/>
              </w:rPr>
              <w:t>Wang Yanhong</w:t>
            </w:r>
          </w:p>
        </w:tc>
      </w:tr>
      <w:tr w:rsidR="00042FFD" w14:paraId="5FFAB9CD" w14:textId="77777777">
        <w:trPr>
          <w:trHeight w:val="568"/>
          <w:jc w:val="center"/>
        </w:trPr>
        <w:tc>
          <w:tcPr>
            <w:tcW w:w="3646" w:type="dxa"/>
            <w:tcBorders>
              <w:top w:val="single" w:sz="4" w:space="0" w:color="auto"/>
              <w:left w:val="single" w:sz="4" w:space="0" w:color="auto"/>
              <w:bottom w:val="single" w:sz="4" w:space="0" w:color="auto"/>
              <w:right w:val="single" w:sz="4" w:space="0" w:color="auto"/>
            </w:tcBorders>
            <w:vAlign w:val="center"/>
          </w:tcPr>
          <w:p w14:paraId="0800411B" w14:textId="77777777" w:rsidR="00042FFD" w:rsidRDefault="00000000">
            <w:pPr>
              <w:spacing w:line="240" w:lineRule="exact"/>
              <w:textAlignment w:val="baseline"/>
              <w:rPr>
                <w:szCs w:val="21"/>
              </w:rPr>
            </w:pPr>
            <w:r>
              <w:rPr>
                <w:szCs w:val="21"/>
              </w:rPr>
              <w:t>P</w:t>
            </w:r>
            <w:r>
              <w:rPr>
                <w:rFonts w:hint="eastAsia"/>
                <w:szCs w:val="21"/>
              </w:rPr>
              <w:t>ersonnel</w:t>
            </w:r>
            <w:r>
              <w:rPr>
                <w:szCs w:val="21"/>
              </w:rPr>
              <w:t xml:space="preserve"> with medical backgrou</w:t>
            </w:r>
            <w:r>
              <w:rPr>
                <w:rFonts w:hint="eastAsia"/>
                <w:szCs w:val="21"/>
              </w:rPr>
              <w:t>n</w:t>
            </w:r>
            <w:r>
              <w:rPr>
                <w:szCs w:val="21"/>
              </w:rPr>
              <w:t>d</w:t>
            </w:r>
          </w:p>
        </w:tc>
        <w:tc>
          <w:tcPr>
            <w:tcW w:w="2591" w:type="dxa"/>
            <w:tcBorders>
              <w:top w:val="single" w:sz="4" w:space="0" w:color="auto"/>
              <w:left w:val="single" w:sz="4" w:space="0" w:color="auto"/>
              <w:bottom w:val="single" w:sz="4" w:space="0" w:color="auto"/>
              <w:right w:val="single" w:sz="4" w:space="0" w:color="auto"/>
            </w:tcBorders>
            <w:vAlign w:val="center"/>
          </w:tcPr>
          <w:p w14:paraId="0CCE5E9C" w14:textId="77777777" w:rsidR="00042FFD" w:rsidRDefault="00000000">
            <w:pPr>
              <w:spacing w:line="240" w:lineRule="exact"/>
              <w:textAlignment w:val="baseline"/>
              <w:rPr>
                <w:szCs w:val="21"/>
              </w:rPr>
            </w:pPr>
            <w:r>
              <w:rPr>
                <w:szCs w:val="21"/>
              </w:rPr>
              <w:t>Member</w:t>
            </w:r>
          </w:p>
        </w:tc>
        <w:tc>
          <w:tcPr>
            <w:tcW w:w="1904" w:type="dxa"/>
            <w:tcBorders>
              <w:top w:val="single" w:sz="4" w:space="0" w:color="auto"/>
              <w:left w:val="single" w:sz="4" w:space="0" w:color="auto"/>
              <w:bottom w:val="single" w:sz="4" w:space="0" w:color="auto"/>
              <w:right w:val="single" w:sz="4" w:space="0" w:color="auto"/>
            </w:tcBorders>
            <w:vAlign w:val="center"/>
          </w:tcPr>
          <w:p w14:paraId="64104A2E" w14:textId="77777777" w:rsidR="00042FFD" w:rsidRDefault="00000000">
            <w:pPr>
              <w:spacing w:line="240" w:lineRule="exact"/>
              <w:textAlignment w:val="baseline"/>
              <w:rPr>
                <w:szCs w:val="21"/>
              </w:rPr>
            </w:pPr>
            <w:r>
              <w:rPr>
                <w:szCs w:val="21"/>
              </w:rPr>
              <w:t>Gao Kejian</w:t>
            </w:r>
          </w:p>
        </w:tc>
      </w:tr>
      <w:bookmarkEnd w:id="22"/>
    </w:tbl>
    <w:p w14:paraId="30B6C750" w14:textId="77777777" w:rsidR="00042FFD" w:rsidRDefault="00042FFD">
      <w:pPr>
        <w:pStyle w:val="af2"/>
        <w:spacing w:line="360" w:lineRule="auto"/>
        <w:ind w:left="420" w:firstLineChars="0" w:firstLine="0"/>
        <w:rPr>
          <w:szCs w:val="21"/>
        </w:rPr>
      </w:pPr>
    </w:p>
    <w:p w14:paraId="6F0919BB" w14:textId="77777777" w:rsidR="00042FFD" w:rsidRDefault="00000000">
      <w:pPr>
        <w:numPr>
          <w:ilvl w:val="0"/>
          <w:numId w:val="1"/>
        </w:numPr>
        <w:rPr>
          <w:rStyle w:val="10"/>
          <w:bCs/>
          <w:sz w:val="32"/>
          <w:szCs w:val="32"/>
        </w:rPr>
      </w:pPr>
      <w:bookmarkStart w:id="27" w:name="_Toc7916"/>
      <w:r>
        <w:rPr>
          <w:rStyle w:val="10"/>
          <w:bCs/>
          <w:sz w:val="32"/>
          <w:szCs w:val="32"/>
        </w:rPr>
        <w:t>Criteria of risk evaluation</w:t>
      </w:r>
    </w:p>
    <w:bookmarkEnd w:id="21"/>
    <w:bookmarkEnd w:id="27"/>
    <w:p w14:paraId="4B2D1AB0" w14:textId="7DD69F4B" w:rsidR="00042FFD" w:rsidRDefault="00000000">
      <w:pPr>
        <w:jc w:val="left"/>
        <w:rPr>
          <w:szCs w:val="21"/>
        </w:rPr>
      </w:pPr>
      <w:r>
        <w:rPr>
          <w:szCs w:val="21"/>
        </w:rPr>
        <w:t xml:space="preserve">Please find the document </w:t>
      </w:r>
      <w:r>
        <w:rPr>
          <w:i/>
          <w:iCs/>
          <w:szCs w:val="21"/>
        </w:rPr>
        <w:t xml:space="preserve">Risk Management Plan </w:t>
      </w:r>
      <w:r>
        <w:rPr>
          <w:szCs w:val="21"/>
        </w:rPr>
        <w:t>(</w:t>
      </w:r>
      <w:r w:rsidR="00C73CD8">
        <w:rPr>
          <w:rFonts w:hint="eastAsia"/>
          <w:szCs w:val="21"/>
        </w:rPr>
        <w:t>PT9L</w:t>
      </w:r>
      <w:r>
        <w:rPr>
          <w:szCs w:val="21"/>
        </w:rPr>
        <w:t>-FXJH01 V</w:t>
      </w:r>
      <w:r>
        <w:rPr>
          <w:rFonts w:hint="eastAsia"/>
          <w:szCs w:val="21"/>
        </w:rPr>
        <w:t>1</w:t>
      </w:r>
      <w:r>
        <w:rPr>
          <w:szCs w:val="21"/>
        </w:rPr>
        <w:t xml:space="preserve">.0) for the </w:t>
      </w:r>
      <w:bookmarkStart w:id="28" w:name="_Toc8927"/>
      <w:bookmarkStart w:id="29" w:name="_Toc21484"/>
      <w:bookmarkStart w:id="30" w:name="_Toc31443"/>
      <w:bookmarkStart w:id="31" w:name="_Toc24685"/>
      <w:r>
        <w:rPr>
          <w:szCs w:val="21"/>
        </w:rPr>
        <w:t>risk acceptance criteria</w:t>
      </w:r>
      <w:bookmarkEnd w:id="28"/>
      <w:bookmarkEnd w:id="29"/>
      <w:bookmarkEnd w:id="30"/>
      <w:bookmarkEnd w:id="31"/>
      <w:r>
        <w:rPr>
          <w:szCs w:val="21"/>
        </w:rPr>
        <w:t>.</w:t>
      </w:r>
    </w:p>
    <w:p w14:paraId="1C65A03D" w14:textId="77777777" w:rsidR="00042FFD" w:rsidRDefault="00042FFD">
      <w:pPr>
        <w:rPr>
          <w:rStyle w:val="10"/>
          <w:bCs/>
          <w:sz w:val="32"/>
          <w:szCs w:val="32"/>
        </w:rPr>
        <w:sectPr w:rsidR="00042FFD">
          <w:pgSz w:w="11906" w:h="16838"/>
          <w:pgMar w:top="1134" w:right="850" w:bottom="1134" w:left="850" w:header="851" w:footer="992" w:gutter="0"/>
          <w:cols w:space="720"/>
          <w:titlePg/>
          <w:docGrid w:type="lines" w:linePitch="312"/>
        </w:sectPr>
      </w:pPr>
    </w:p>
    <w:p w14:paraId="01C116E3" w14:textId="77777777" w:rsidR="00042FFD" w:rsidRDefault="00000000">
      <w:pPr>
        <w:numPr>
          <w:ilvl w:val="0"/>
          <w:numId w:val="1"/>
        </w:numPr>
        <w:rPr>
          <w:rStyle w:val="10"/>
          <w:bCs/>
          <w:sz w:val="32"/>
          <w:szCs w:val="32"/>
        </w:rPr>
      </w:pPr>
      <w:bookmarkStart w:id="32" w:name="OLE_LINK12"/>
      <w:bookmarkStart w:id="33" w:name="OLE_LINK11"/>
      <w:bookmarkStart w:id="34" w:name="_Toc17284"/>
      <w:bookmarkStart w:id="35" w:name="_Toc8989"/>
      <w:r>
        <w:rPr>
          <w:rStyle w:val="10"/>
          <w:bCs/>
          <w:sz w:val="32"/>
          <w:szCs w:val="32"/>
        </w:rPr>
        <w:lastRenderedPageBreak/>
        <w:t>Validation of risk control measures and residual risk assessment</w:t>
      </w:r>
      <w:bookmarkEnd w:id="32"/>
      <w:bookmarkEnd w:id="33"/>
    </w:p>
    <w:tbl>
      <w:tblPr>
        <w:tblW w:w="5000" w:type="pct"/>
        <w:tblLook w:val="04A0" w:firstRow="1" w:lastRow="0" w:firstColumn="1" w:lastColumn="0" w:noHBand="0" w:noVBand="1"/>
      </w:tblPr>
      <w:tblGrid>
        <w:gridCol w:w="2424"/>
        <w:gridCol w:w="3919"/>
        <w:gridCol w:w="810"/>
        <w:gridCol w:w="890"/>
        <w:gridCol w:w="1786"/>
        <w:gridCol w:w="2014"/>
        <w:gridCol w:w="745"/>
        <w:gridCol w:w="648"/>
        <w:gridCol w:w="831"/>
        <w:gridCol w:w="719"/>
      </w:tblGrid>
      <w:tr w:rsidR="00042FFD" w14:paraId="20ECD025" w14:textId="77777777">
        <w:trPr>
          <w:trHeight w:val="522"/>
        </w:trPr>
        <w:tc>
          <w:tcPr>
            <w:tcW w:w="819" w:type="pct"/>
            <w:tcBorders>
              <w:top w:val="nil"/>
              <w:left w:val="nil"/>
              <w:bottom w:val="nil"/>
              <w:right w:val="nil"/>
            </w:tcBorders>
            <w:vAlign w:val="center"/>
          </w:tcPr>
          <w:bookmarkEnd w:id="34"/>
          <w:bookmarkEnd w:id="35"/>
          <w:p w14:paraId="6797A3F5" w14:textId="77777777" w:rsidR="00042FFD" w:rsidRDefault="00000000">
            <w:pPr>
              <w:widowControl/>
              <w:jc w:val="center"/>
              <w:rPr>
                <w:rFonts w:ascii="Arial" w:hAnsi="Arial" w:cs="Arial"/>
                <w:b/>
                <w:bCs/>
                <w:kern w:val="0"/>
                <w:szCs w:val="21"/>
              </w:rPr>
            </w:pPr>
            <w:r>
              <w:rPr>
                <w:rFonts w:ascii="Arial" w:hAnsi="Arial" w:cs="Arial" w:hint="eastAsia"/>
                <w:b/>
                <w:bCs/>
                <w:kern w:val="0"/>
                <w:szCs w:val="21"/>
              </w:rPr>
              <w:t>3</w:t>
            </w:r>
            <w:r>
              <w:rPr>
                <w:rFonts w:ascii="Arial" w:hAnsi="Arial" w:cs="Arial"/>
                <w:b/>
                <w:bCs/>
                <w:kern w:val="0"/>
                <w:szCs w:val="21"/>
              </w:rPr>
              <w:t>.1  Energy hazards</w:t>
            </w:r>
          </w:p>
        </w:tc>
        <w:tc>
          <w:tcPr>
            <w:tcW w:w="1324" w:type="pct"/>
            <w:tcBorders>
              <w:top w:val="nil"/>
              <w:left w:val="nil"/>
              <w:bottom w:val="nil"/>
              <w:right w:val="nil"/>
            </w:tcBorders>
            <w:vAlign w:val="center"/>
          </w:tcPr>
          <w:p w14:paraId="3F79CF43" w14:textId="77777777" w:rsidR="00042FFD" w:rsidRDefault="00042FFD">
            <w:pPr>
              <w:widowControl/>
              <w:jc w:val="center"/>
              <w:rPr>
                <w:rFonts w:ascii="Arial" w:hAnsi="Arial" w:cs="Arial"/>
                <w:b/>
                <w:bCs/>
                <w:kern w:val="0"/>
                <w:szCs w:val="21"/>
              </w:rPr>
            </w:pPr>
          </w:p>
        </w:tc>
        <w:tc>
          <w:tcPr>
            <w:tcW w:w="274" w:type="pct"/>
            <w:tcBorders>
              <w:top w:val="nil"/>
              <w:left w:val="nil"/>
              <w:bottom w:val="nil"/>
              <w:right w:val="nil"/>
            </w:tcBorders>
            <w:vAlign w:val="center"/>
          </w:tcPr>
          <w:p w14:paraId="3F112557" w14:textId="77777777" w:rsidR="00042FFD" w:rsidRDefault="00042FFD">
            <w:pPr>
              <w:widowControl/>
              <w:jc w:val="center"/>
              <w:rPr>
                <w:rFonts w:eastAsia="Times New Roman"/>
                <w:kern w:val="0"/>
                <w:sz w:val="20"/>
              </w:rPr>
            </w:pPr>
          </w:p>
        </w:tc>
        <w:tc>
          <w:tcPr>
            <w:tcW w:w="300" w:type="pct"/>
            <w:tcBorders>
              <w:top w:val="nil"/>
              <w:left w:val="nil"/>
              <w:bottom w:val="nil"/>
              <w:right w:val="nil"/>
            </w:tcBorders>
            <w:vAlign w:val="center"/>
          </w:tcPr>
          <w:p w14:paraId="0FD258F2" w14:textId="77777777" w:rsidR="00042FFD" w:rsidRDefault="00042FFD">
            <w:pPr>
              <w:widowControl/>
              <w:jc w:val="center"/>
              <w:rPr>
                <w:rFonts w:eastAsia="Times New Roman"/>
                <w:kern w:val="0"/>
                <w:sz w:val="20"/>
              </w:rPr>
            </w:pPr>
          </w:p>
        </w:tc>
        <w:tc>
          <w:tcPr>
            <w:tcW w:w="604" w:type="pct"/>
            <w:tcBorders>
              <w:top w:val="nil"/>
              <w:left w:val="nil"/>
              <w:bottom w:val="nil"/>
              <w:right w:val="nil"/>
            </w:tcBorders>
            <w:vAlign w:val="center"/>
          </w:tcPr>
          <w:p w14:paraId="13AAE354" w14:textId="77777777" w:rsidR="00042FFD" w:rsidRDefault="00042FFD">
            <w:pPr>
              <w:widowControl/>
              <w:jc w:val="center"/>
              <w:rPr>
                <w:rFonts w:eastAsia="Times New Roman"/>
                <w:kern w:val="0"/>
                <w:sz w:val="20"/>
              </w:rPr>
            </w:pPr>
          </w:p>
        </w:tc>
        <w:tc>
          <w:tcPr>
            <w:tcW w:w="681" w:type="pct"/>
            <w:tcBorders>
              <w:top w:val="nil"/>
              <w:left w:val="nil"/>
              <w:bottom w:val="nil"/>
              <w:right w:val="nil"/>
            </w:tcBorders>
            <w:vAlign w:val="center"/>
          </w:tcPr>
          <w:p w14:paraId="1DDFD5D3" w14:textId="77777777" w:rsidR="00042FFD" w:rsidRDefault="00042FFD">
            <w:pPr>
              <w:widowControl/>
              <w:jc w:val="center"/>
              <w:rPr>
                <w:rFonts w:eastAsia="Times New Roman"/>
                <w:kern w:val="0"/>
                <w:sz w:val="20"/>
              </w:rPr>
            </w:pPr>
          </w:p>
        </w:tc>
        <w:tc>
          <w:tcPr>
            <w:tcW w:w="252" w:type="pct"/>
            <w:tcBorders>
              <w:top w:val="nil"/>
              <w:left w:val="nil"/>
              <w:bottom w:val="nil"/>
              <w:right w:val="nil"/>
            </w:tcBorders>
            <w:vAlign w:val="center"/>
          </w:tcPr>
          <w:p w14:paraId="2F1ABDFE" w14:textId="77777777" w:rsidR="00042FFD" w:rsidRDefault="00042FFD">
            <w:pPr>
              <w:widowControl/>
              <w:jc w:val="center"/>
              <w:rPr>
                <w:rFonts w:eastAsia="Times New Roman"/>
                <w:kern w:val="0"/>
                <w:sz w:val="20"/>
              </w:rPr>
            </w:pPr>
          </w:p>
        </w:tc>
        <w:tc>
          <w:tcPr>
            <w:tcW w:w="219" w:type="pct"/>
            <w:tcBorders>
              <w:top w:val="nil"/>
              <w:left w:val="nil"/>
              <w:bottom w:val="nil"/>
              <w:right w:val="nil"/>
            </w:tcBorders>
            <w:vAlign w:val="center"/>
          </w:tcPr>
          <w:p w14:paraId="2FF797E9" w14:textId="77777777" w:rsidR="00042FFD" w:rsidRDefault="00042FFD">
            <w:pPr>
              <w:widowControl/>
              <w:jc w:val="center"/>
              <w:rPr>
                <w:rFonts w:eastAsia="Times New Roman"/>
                <w:kern w:val="0"/>
                <w:sz w:val="20"/>
              </w:rPr>
            </w:pPr>
          </w:p>
        </w:tc>
        <w:tc>
          <w:tcPr>
            <w:tcW w:w="281" w:type="pct"/>
            <w:tcBorders>
              <w:top w:val="nil"/>
              <w:left w:val="nil"/>
              <w:bottom w:val="nil"/>
              <w:right w:val="nil"/>
            </w:tcBorders>
            <w:vAlign w:val="center"/>
          </w:tcPr>
          <w:p w14:paraId="488B88EE" w14:textId="77777777" w:rsidR="00042FFD" w:rsidRDefault="00042FFD">
            <w:pPr>
              <w:widowControl/>
              <w:jc w:val="center"/>
              <w:rPr>
                <w:rFonts w:eastAsia="Times New Roman"/>
                <w:kern w:val="0"/>
                <w:sz w:val="20"/>
              </w:rPr>
            </w:pPr>
          </w:p>
        </w:tc>
        <w:tc>
          <w:tcPr>
            <w:tcW w:w="243" w:type="pct"/>
            <w:tcBorders>
              <w:top w:val="nil"/>
              <w:left w:val="nil"/>
              <w:bottom w:val="nil"/>
              <w:right w:val="nil"/>
            </w:tcBorders>
            <w:vAlign w:val="center"/>
          </w:tcPr>
          <w:p w14:paraId="2C10F0A6" w14:textId="77777777" w:rsidR="00042FFD" w:rsidRDefault="00042FFD">
            <w:pPr>
              <w:widowControl/>
              <w:jc w:val="center"/>
              <w:rPr>
                <w:rFonts w:eastAsia="Times New Roman"/>
                <w:kern w:val="0"/>
                <w:sz w:val="20"/>
              </w:rPr>
            </w:pPr>
          </w:p>
        </w:tc>
      </w:tr>
      <w:tr w:rsidR="00042FFD" w14:paraId="648AC1D8" w14:textId="77777777">
        <w:trPr>
          <w:trHeight w:val="600"/>
        </w:trPr>
        <w:tc>
          <w:tcPr>
            <w:tcW w:w="819" w:type="pct"/>
            <w:vMerge w:val="restart"/>
            <w:tcBorders>
              <w:top w:val="single" w:sz="8" w:space="0" w:color="auto"/>
              <w:left w:val="single" w:sz="8" w:space="0" w:color="auto"/>
              <w:bottom w:val="single" w:sz="8" w:space="0" w:color="auto"/>
              <w:right w:val="single" w:sz="8" w:space="0" w:color="auto"/>
            </w:tcBorders>
            <w:vAlign w:val="center"/>
          </w:tcPr>
          <w:p w14:paraId="37F9EBFD" w14:textId="77777777" w:rsidR="00042FFD" w:rsidRDefault="00000000">
            <w:pPr>
              <w:widowControl/>
              <w:jc w:val="center"/>
              <w:rPr>
                <w:rFonts w:ascii="Arial" w:hAnsi="Arial" w:cs="Arial"/>
                <w:b/>
                <w:bCs/>
                <w:kern w:val="0"/>
                <w:szCs w:val="21"/>
              </w:rPr>
            </w:pPr>
            <w:r>
              <w:rPr>
                <w:rFonts w:ascii="Arial" w:hAnsi="Arial" w:cs="Arial"/>
                <w:b/>
                <w:bCs/>
                <w:kern w:val="0"/>
                <w:szCs w:val="21"/>
              </w:rPr>
              <w:t>Hazard</w:t>
            </w:r>
          </w:p>
        </w:tc>
        <w:tc>
          <w:tcPr>
            <w:tcW w:w="1324" w:type="pct"/>
            <w:vMerge w:val="restart"/>
            <w:tcBorders>
              <w:top w:val="single" w:sz="8" w:space="0" w:color="auto"/>
              <w:left w:val="single" w:sz="8" w:space="0" w:color="auto"/>
              <w:bottom w:val="single" w:sz="8" w:space="0" w:color="auto"/>
              <w:right w:val="single" w:sz="8" w:space="0" w:color="auto"/>
            </w:tcBorders>
            <w:vAlign w:val="center"/>
          </w:tcPr>
          <w:p w14:paraId="09DF2CDE" w14:textId="77777777" w:rsidR="00042FFD" w:rsidRDefault="00000000">
            <w:pPr>
              <w:widowControl/>
              <w:jc w:val="center"/>
              <w:rPr>
                <w:rFonts w:ascii="Arial" w:hAnsi="Arial" w:cs="Arial"/>
                <w:b/>
                <w:bCs/>
                <w:kern w:val="0"/>
                <w:szCs w:val="21"/>
              </w:rPr>
            </w:pPr>
            <w:r>
              <w:rPr>
                <w:rFonts w:ascii="Arial" w:hAnsi="Arial" w:cs="Arial"/>
                <w:b/>
                <w:bCs/>
                <w:kern w:val="0"/>
                <w:szCs w:val="21"/>
              </w:rPr>
              <w:t>Foreseeable hazardous events</w:t>
            </w:r>
          </w:p>
        </w:tc>
        <w:tc>
          <w:tcPr>
            <w:tcW w:w="575" w:type="pct"/>
            <w:gridSpan w:val="2"/>
            <w:tcBorders>
              <w:top w:val="single" w:sz="8" w:space="0" w:color="auto"/>
              <w:left w:val="nil"/>
              <w:bottom w:val="single" w:sz="8" w:space="0" w:color="auto"/>
              <w:right w:val="single" w:sz="8" w:space="0" w:color="auto"/>
            </w:tcBorders>
            <w:vAlign w:val="center"/>
          </w:tcPr>
          <w:p w14:paraId="51C8FFF6" w14:textId="77777777" w:rsidR="00042FFD" w:rsidRDefault="00000000">
            <w:pPr>
              <w:widowControl/>
              <w:jc w:val="center"/>
              <w:rPr>
                <w:rFonts w:ascii="Arial" w:hAnsi="Arial" w:cs="Arial"/>
                <w:b/>
                <w:bCs/>
                <w:kern w:val="0"/>
                <w:szCs w:val="21"/>
              </w:rPr>
            </w:pPr>
            <w:r>
              <w:rPr>
                <w:rFonts w:ascii="Arial" w:hAnsi="Arial" w:cs="Arial"/>
                <w:b/>
                <w:bCs/>
                <w:kern w:val="0"/>
                <w:szCs w:val="21"/>
              </w:rPr>
              <w:t>Risk level evaluation</w:t>
            </w:r>
          </w:p>
        </w:tc>
        <w:tc>
          <w:tcPr>
            <w:tcW w:w="604" w:type="pct"/>
            <w:vMerge w:val="restart"/>
            <w:tcBorders>
              <w:top w:val="single" w:sz="8" w:space="0" w:color="auto"/>
              <w:left w:val="single" w:sz="8" w:space="0" w:color="auto"/>
              <w:bottom w:val="single" w:sz="8" w:space="0" w:color="auto"/>
              <w:right w:val="single" w:sz="8" w:space="0" w:color="auto"/>
            </w:tcBorders>
            <w:vAlign w:val="center"/>
          </w:tcPr>
          <w:p w14:paraId="27106CDD" w14:textId="77777777" w:rsidR="00042FFD" w:rsidRDefault="00000000">
            <w:pPr>
              <w:widowControl/>
              <w:jc w:val="center"/>
              <w:rPr>
                <w:rFonts w:ascii="Arial" w:hAnsi="Arial" w:cs="Arial"/>
                <w:b/>
                <w:bCs/>
                <w:kern w:val="0"/>
                <w:szCs w:val="21"/>
              </w:rPr>
            </w:pPr>
            <w:r>
              <w:rPr>
                <w:rFonts w:ascii="Arial" w:hAnsi="Arial" w:cs="Arial"/>
                <w:b/>
                <w:bCs/>
                <w:kern w:val="0"/>
                <w:szCs w:val="21"/>
              </w:rPr>
              <w:t>Verification</w:t>
            </w:r>
          </w:p>
        </w:tc>
        <w:tc>
          <w:tcPr>
            <w:tcW w:w="681" w:type="pct"/>
            <w:vMerge w:val="restart"/>
            <w:tcBorders>
              <w:top w:val="single" w:sz="8" w:space="0" w:color="auto"/>
              <w:left w:val="single" w:sz="8" w:space="0" w:color="auto"/>
              <w:bottom w:val="single" w:sz="8" w:space="0" w:color="auto"/>
              <w:right w:val="single" w:sz="8" w:space="0" w:color="auto"/>
            </w:tcBorders>
            <w:vAlign w:val="center"/>
          </w:tcPr>
          <w:p w14:paraId="3C2D34B9" w14:textId="77777777" w:rsidR="00042FFD" w:rsidRDefault="00000000">
            <w:pPr>
              <w:widowControl/>
              <w:jc w:val="center"/>
              <w:rPr>
                <w:rFonts w:ascii="Arial" w:hAnsi="Arial" w:cs="Arial"/>
                <w:b/>
                <w:bCs/>
                <w:kern w:val="0"/>
                <w:szCs w:val="21"/>
              </w:rPr>
            </w:pPr>
            <w:r>
              <w:rPr>
                <w:rFonts w:ascii="Arial" w:hAnsi="Arial" w:cs="Arial"/>
                <w:b/>
                <w:bCs/>
                <w:kern w:val="0"/>
                <w:szCs w:val="21"/>
              </w:rPr>
              <w:t>Result</w:t>
            </w:r>
          </w:p>
        </w:tc>
        <w:tc>
          <w:tcPr>
            <w:tcW w:w="752" w:type="pct"/>
            <w:gridSpan w:val="3"/>
            <w:tcBorders>
              <w:top w:val="single" w:sz="8" w:space="0" w:color="auto"/>
              <w:left w:val="nil"/>
              <w:bottom w:val="single" w:sz="8" w:space="0" w:color="auto"/>
              <w:right w:val="single" w:sz="8" w:space="0" w:color="auto"/>
            </w:tcBorders>
            <w:vAlign w:val="center"/>
          </w:tcPr>
          <w:p w14:paraId="2D4C8044" w14:textId="77777777" w:rsidR="00042FFD" w:rsidRDefault="00000000">
            <w:pPr>
              <w:widowControl/>
              <w:jc w:val="center"/>
              <w:rPr>
                <w:rFonts w:ascii="Arial" w:hAnsi="Arial" w:cs="Arial"/>
                <w:b/>
                <w:bCs/>
                <w:kern w:val="0"/>
                <w:szCs w:val="21"/>
              </w:rPr>
            </w:pPr>
            <w:r>
              <w:rPr>
                <w:rFonts w:ascii="Arial" w:hAnsi="Arial" w:cs="Arial"/>
                <w:b/>
                <w:bCs/>
                <w:kern w:val="0"/>
                <w:szCs w:val="21"/>
              </w:rPr>
              <w:t>Residual Risk level after reduction</w:t>
            </w:r>
          </w:p>
        </w:tc>
        <w:tc>
          <w:tcPr>
            <w:tcW w:w="243" w:type="pct"/>
            <w:vMerge w:val="restart"/>
            <w:tcBorders>
              <w:top w:val="single" w:sz="8" w:space="0" w:color="auto"/>
              <w:left w:val="single" w:sz="8" w:space="0" w:color="auto"/>
              <w:bottom w:val="single" w:sz="8" w:space="0" w:color="auto"/>
              <w:right w:val="single" w:sz="8" w:space="0" w:color="auto"/>
            </w:tcBorders>
            <w:vAlign w:val="center"/>
          </w:tcPr>
          <w:p w14:paraId="6AE1691F" w14:textId="77777777" w:rsidR="00042FFD" w:rsidRDefault="00000000">
            <w:pPr>
              <w:widowControl/>
              <w:jc w:val="center"/>
              <w:rPr>
                <w:rFonts w:ascii="Arial" w:hAnsi="Arial" w:cs="Arial"/>
                <w:b/>
                <w:bCs/>
                <w:kern w:val="0"/>
                <w:szCs w:val="21"/>
              </w:rPr>
            </w:pPr>
            <w:r>
              <w:rPr>
                <w:rFonts w:ascii="Arial" w:hAnsi="Arial" w:cs="Arial"/>
                <w:b/>
                <w:bCs/>
                <w:kern w:val="0"/>
                <w:szCs w:val="21"/>
              </w:rPr>
              <w:t>R</w:t>
            </w:r>
          </w:p>
        </w:tc>
      </w:tr>
      <w:tr w:rsidR="00042FFD" w14:paraId="26936B70" w14:textId="77777777">
        <w:trPr>
          <w:trHeight w:val="657"/>
        </w:trPr>
        <w:tc>
          <w:tcPr>
            <w:tcW w:w="819" w:type="pct"/>
            <w:vMerge/>
            <w:tcBorders>
              <w:top w:val="single" w:sz="8" w:space="0" w:color="auto"/>
              <w:left w:val="single" w:sz="8" w:space="0" w:color="auto"/>
              <w:bottom w:val="single" w:sz="8" w:space="0" w:color="auto"/>
              <w:right w:val="single" w:sz="8" w:space="0" w:color="auto"/>
            </w:tcBorders>
            <w:vAlign w:val="center"/>
          </w:tcPr>
          <w:p w14:paraId="3A3B77C7" w14:textId="77777777" w:rsidR="00042FFD" w:rsidRDefault="00042FFD">
            <w:pPr>
              <w:widowControl/>
              <w:jc w:val="left"/>
              <w:rPr>
                <w:rFonts w:ascii="Arial" w:hAnsi="Arial" w:cs="Arial"/>
                <w:b/>
                <w:bCs/>
                <w:kern w:val="0"/>
                <w:szCs w:val="21"/>
              </w:rPr>
            </w:pPr>
          </w:p>
        </w:tc>
        <w:tc>
          <w:tcPr>
            <w:tcW w:w="1324" w:type="pct"/>
            <w:vMerge/>
            <w:tcBorders>
              <w:top w:val="single" w:sz="8" w:space="0" w:color="auto"/>
              <w:left w:val="single" w:sz="8" w:space="0" w:color="auto"/>
              <w:bottom w:val="single" w:sz="8" w:space="0" w:color="auto"/>
              <w:right w:val="single" w:sz="8" w:space="0" w:color="auto"/>
            </w:tcBorders>
            <w:vAlign w:val="center"/>
          </w:tcPr>
          <w:p w14:paraId="166ECDE2" w14:textId="77777777" w:rsidR="00042FFD" w:rsidRDefault="00042FFD">
            <w:pPr>
              <w:widowControl/>
              <w:jc w:val="left"/>
              <w:rPr>
                <w:rFonts w:ascii="Arial" w:hAnsi="Arial" w:cs="Arial"/>
                <w:b/>
                <w:bCs/>
                <w:kern w:val="0"/>
                <w:szCs w:val="21"/>
              </w:rPr>
            </w:pPr>
          </w:p>
        </w:tc>
        <w:tc>
          <w:tcPr>
            <w:tcW w:w="274" w:type="pct"/>
            <w:tcBorders>
              <w:top w:val="nil"/>
              <w:left w:val="nil"/>
              <w:bottom w:val="single" w:sz="8" w:space="0" w:color="auto"/>
              <w:right w:val="single" w:sz="8" w:space="0" w:color="auto"/>
            </w:tcBorders>
            <w:vAlign w:val="center"/>
          </w:tcPr>
          <w:p w14:paraId="33DD209B" w14:textId="77777777" w:rsidR="00042FFD" w:rsidRDefault="00000000">
            <w:pPr>
              <w:widowControl/>
              <w:jc w:val="center"/>
              <w:rPr>
                <w:rFonts w:ascii="Arial" w:hAnsi="Arial" w:cs="Arial"/>
                <w:b/>
                <w:bCs/>
                <w:kern w:val="0"/>
                <w:szCs w:val="21"/>
              </w:rPr>
            </w:pPr>
            <w:r>
              <w:rPr>
                <w:rFonts w:ascii="Arial" w:hAnsi="Arial" w:cs="Arial"/>
                <w:b/>
                <w:bCs/>
                <w:kern w:val="0"/>
                <w:szCs w:val="21"/>
              </w:rPr>
              <w:t>P</w:t>
            </w:r>
          </w:p>
        </w:tc>
        <w:tc>
          <w:tcPr>
            <w:tcW w:w="300" w:type="pct"/>
            <w:tcBorders>
              <w:top w:val="nil"/>
              <w:left w:val="nil"/>
              <w:bottom w:val="single" w:sz="8" w:space="0" w:color="auto"/>
              <w:right w:val="single" w:sz="8" w:space="0" w:color="auto"/>
            </w:tcBorders>
            <w:vAlign w:val="center"/>
          </w:tcPr>
          <w:p w14:paraId="4538BB6A" w14:textId="77777777" w:rsidR="00042FFD" w:rsidRDefault="00000000">
            <w:pPr>
              <w:widowControl/>
              <w:jc w:val="center"/>
              <w:rPr>
                <w:rFonts w:ascii="Arial" w:hAnsi="Arial" w:cs="Arial"/>
                <w:b/>
                <w:bCs/>
                <w:kern w:val="0"/>
                <w:szCs w:val="21"/>
              </w:rPr>
            </w:pPr>
            <w:r>
              <w:rPr>
                <w:rFonts w:ascii="Arial" w:hAnsi="Arial" w:cs="Arial"/>
                <w:b/>
                <w:bCs/>
                <w:kern w:val="0"/>
                <w:szCs w:val="21"/>
              </w:rPr>
              <w:t>S</w:t>
            </w:r>
          </w:p>
        </w:tc>
        <w:tc>
          <w:tcPr>
            <w:tcW w:w="604" w:type="pct"/>
            <w:vMerge/>
            <w:tcBorders>
              <w:top w:val="single" w:sz="8" w:space="0" w:color="auto"/>
              <w:left w:val="single" w:sz="8" w:space="0" w:color="auto"/>
              <w:bottom w:val="single" w:sz="8" w:space="0" w:color="auto"/>
              <w:right w:val="single" w:sz="8" w:space="0" w:color="auto"/>
            </w:tcBorders>
            <w:vAlign w:val="center"/>
          </w:tcPr>
          <w:p w14:paraId="2C7ABAEF" w14:textId="77777777" w:rsidR="00042FFD" w:rsidRDefault="00042FFD">
            <w:pPr>
              <w:widowControl/>
              <w:jc w:val="left"/>
              <w:rPr>
                <w:rFonts w:ascii="Arial" w:hAnsi="Arial" w:cs="Arial"/>
                <w:b/>
                <w:bCs/>
                <w:kern w:val="0"/>
                <w:szCs w:val="21"/>
              </w:rPr>
            </w:pPr>
          </w:p>
        </w:tc>
        <w:tc>
          <w:tcPr>
            <w:tcW w:w="681" w:type="pct"/>
            <w:vMerge/>
            <w:tcBorders>
              <w:top w:val="single" w:sz="8" w:space="0" w:color="auto"/>
              <w:left w:val="single" w:sz="8" w:space="0" w:color="auto"/>
              <w:bottom w:val="single" w:sz="8" w:space="0" w:color="auto"/>
              <w:right w:val="single" w:sz="8" w:space="0" w:color="auto"/>
            </w:tcBorders>
            <w:vAlign w:val="center"/>
          </w:tcPr>
          <w:p w14:paraId="7B622C1A" w14:textId="77777777" w:rsidR="00042FFD" w:rsidRDefault="00042FFD">
            <w:pPr>
              <w:widowControl/>
              <w:jc w:val="left"/>
              <w:rPr>
                <w:rFonts w:ascii="Arial" w:hAnsi="Arial" w:cs="Arial"/>
                <w:b/>
                <w:bCs/>
                <w:kern w:val="0"/>
                <w:szCs w:val="21"/>
              </w:rPr>
            </w:pPr>
          </w:p>
        </w:tc>
        <w:tc>
          <w:tcPr>
            <w:tcW w:w="252" w:type="pct"/>
            <w:tcBorders>
              <w:top w:val="nil"/>
              <w:left w:val="nil"/>
              <w:bottom w:val="single" w:sz="8" w:space="0" w:color="auto"/>
              <w:right w:val="single" w:sz="8" w:space="0" w:color="auto"/>
            </w:tcBorders>
            <w:vAlign w:val="center"/>
          </w:tcPr>
          <w:p w14:paraId="0042D404" w14:textId="77777777" w:rsidR="00042FFD" w:rsidRDefault="00000000">
            <w:pPr>
              <w:widowControl/>
              <w:jc w:val="center"/>
              <w:rPr>
                <w:rFonts w:ascii="Arial" w:hAnsi="Arial" w:cs="Arial"/>
                <w:b/>
                <w:bCs/>
                <w:kern w:val="0"/>
                <w:szCs w:val="21"/>
              </w:rPr>
            </w:pPr>
            <w:r>
              <w:rPr>
                <w:rFonts w:ascii="Arial" w:hAnsi="Arial" w:cs="Arial"/>
                <w:b/>
                <w:bCs/>
                <w:kern w:val="0"/>
                <w:szCs w:val="21"/>
              </w:rPr>
              <w:t>P</w:t>
            </w:r>
          </w:p>
        </w:tc>
        <w:tc>
          <w:tcPr>
            <w:tcW w:w="219" w:type="pct"/>
            <w:tcBorders>
              <w:top w:val="nil"/>
              <w:left w:val="nil"/>
              <w:bottom w:val="single" w:sz="8" w:space="0" w:color="auto"/>
              <w:right w:val="single" w:sz="8" w:space="0" w:color="auto"/>
            </w:tcBorders>
            <w:vAlign w:val="center"/>
          </w:tcPr>
          <w:p w14:paraId="1ECC4697" w14:textId="77777777" w:rsidR="00042FFD" w:rsidRDefault="00000000">
            <w:pPr>
              <w:widowControl/>
              <w:jc w:val="center"/>
              <w:rPr>
                <w:rFonts w:ascii="Arial" w:hAnsi="Arial" w:cs="Arial"/>
                <w:b/>
                <w:bCs/>
                <w:kern w:val="0"/>
                <w:szCs w:val="21"/>
              </w:rPr>
            </w:pPr>
            <w:r>
              <w:rPr>
                <w:rFonts w:ascii="Arial" w:hAnsi="Arial" w:cs="Arial"/>
                <w:b/>
                <w:bCs/>
                <w:kern w:val="0"/>
                <w:szCs w:val="21"/>
              </w:rPr>
              <w:t>S</w:t>
            </w:r>
          </w:p>
        </w:tc>
        <w:tc>
          <w:tcPr>
            <w:tcW w:w="281" w:type="pct"/>
            <w:tcBorders>
              <w:top w:val="nil"/>
              <w:left w:val="nil"/>
              <w:bottom w:val="single" w:sz="8" w:space="0" w:color="auto"/>
              <w:right w:val="single" w:sz="8" w:space="0" w:color="auto"/>
            </w:tcBorders>
            <w:vAlign w:val="center"/>
          </w:tcPr>
          <w:p w14:paraId="1DBCDDFC" w14:textId="77777777" w:rsidR="00042FFD" w:rsidRDefault="00000000">
            <w:pPr>
              <w:widowControl/>
              <w:jc w:val="center"/>
              <w:rPr>
                <w:rFonts w:ascii="Arial" w:hAnsi="Arial" w:cs="Arial"/>
                <w:b/>
                <w:bCs/>
                <w:kern w:val="0"/>
                <w:szCs w:val="21"/>
              </w:rPr>
            </w:pPr>
            <w:r>
              <w:rPr>
                <w:rFonts w:ascii="Arial" w:hAnsi="Arial" w:cs="Arial"/>
                <w:b/>
                <w:bCs/>
                <w:kern w:val="0"/>
                <w:szCs w:val="21"/>
              </w:rPr>
              <w:t>NH</w:t>
            </w:r>
          </w:p>
        </w:tc>
        <w:tc>
          <w:tcPr>
            <w:tcW w:w="243" w:type="pct"/>
            <w:vMerge/>
            <w:tcBorders>
              <w:top w:val="single" w:sz="8" w:space="0" w:color="auto"/>
              <w:left w:val="single" w:sz="8" w:space="0" w:color="auto"/>
              <w:bottom w:val="single" w:sz="8" w:space="0" w:color="auto"/>
              <w:right w:val="single" w:sz="8" w:space="0" w:color="auto"/>
            </w:tcBorders>
            <w:vAlign w:val="center"/>
          </w:tcPr>
          <w:p w14:paraId="719CC737" w14:textId="77777777" w:rsidR="00042FFD" w:rsidRDefault="00042FFD">
            <w:pPr>
              <w:widowControl/>
              <w:jc w:val="left"/>
              <w:rPr>
                <w:rFonts w:ascii="Arial" w:hAnsi="Arial" w:cs="Arial"/>
                <w:b/>
                <w:bCs/>
                <w:kern w:val="0"/>
                <w:szCs w:val="21"/>
              </w:rPr>
            </w:pPr>
          </w:p>
        </w:tc>
      </w:tr>
      <w:tr w:rsidR="00042FFD" w14:paraId="1141E470" w14:textId="77777777">
        <w:trPr>
          <w:trHeight w:val="1905"/>
        </w:trPr>
        <w:tc>
          <w:tcPr>
            <w:tcW w:w="819" w:type="pct"/>
            <w:tcBorders>
              <w:top w:val="nil"/>
              <w:left w:val="single" w:sz="8" w:space="0" w:color="auto"/>
              <w:bottom w:val="single" w:sz="8" w:space="0" w:color="auto"/>
              <w:right w:val="single" w:sz="8" w:space="0" w:color="auto"/>
            </w:tcBorders>
            <w:vAlign w:val="center"/>
          </w:tcPr>
          <w:p w14:paraId="008D753E" w14:textId="77777777" w:rsidR="00042FFD" w:rsidRDefault="00000000">
            <w:pPr>
              <w:widowControl/>
              <w:jc w:val="left"/>
              <w:rPr>
                <w:rFonts w:ascii="Arial" w:hAnsi="Arial" w:cs="Arial"/>
                <w:kern w:val="0"/>
                <w:szCs w:val="21"/>
              </w:rPr>
            </w:pPr>
            <w:r>
              <w:rPr>
                <w:rFonts w:ascii="Arial" w:hAnsi="Arial" w:cs="Arial"/>
                <w:kern w:val="0"/>
                <w:szCs w:val="21"/>
              </w:rPr>
              <w:t>Electromagnetic energy</w:t>
            </w:r>
          </w:p>
        </w:tc>
        <w:tc>
          <w:tcPr>
            <w:tcW w:w="1324" w:type="pct"/>
            <w:tcBorders>
              <w:top w:val="nil"/>
              <w:left w:val="nil"/>
              <w:bottom w:val="single" w:sz="8" w:space="0" w:color="auto"/>
              <w:right w:val="single" w:sz="8" w:space="0" w:color="auto"/>
            </w:tcBorders>
            <w:vAlign w:val="center"/>
          </w:tcPr>
          <w:p w14:paraId="4DD77EEC" w14:textId="77777777" w:rsidR="00042FFD" w:rsidRDefault="00000000">
            <w:pPr>
              <w:widowControl/>
              <w:jc w:val="left"/>
              <w:rPr>
                <w:rFonts w:ascii="Arial" w:hAnsi="Arial" w:cs="Arial"/>
                <w:kern w:val="0"/>
                <w:szCs w:val="21"/>
              </w:rPr>
            </w:pPr>
            <w:r>
              <w:rPr>
                <w:rFonts w:ascii="Arial" w:hAnsi="Arial" w:cs="Arial"/>
                <w:kern w:val="0"/>
                <w:szCs w:val="21"/>
              </w:rPr>
              <w:t>can't conform with EMC standard, be placed near the electromagnetic equipment.</w:t>
            </w:r>
          </w:p>
        </w:tc>
        <w:tc>
          <w:tcPr>
            <w:tcW w:w="274" w:type="pct"/>
            <w:tcBorders>
              <w:top w:val="nil"/>
              <w:left w:val="nil"/>
              <w:bottom w:val="single" w:sz="8" w:space="0" w:color="auto"/>
              <w:right w:val="single" w:sz="8" w:space="0" w:color="auto"/>
            </w:tcBorders>
            <w:vAlign w:val="center"/>
          </w:tcPr>
          <w:p w14:paraId="5F2D14CD"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5F83E572"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6206329C" w14:textId="77777777" w:rsidR="00042FFD" w:rsidRDefault="00000000">
            <w:pPr>
              <w:widowControl/>
              <w:jc w:val="left"/>
              <w:rPr>
                <w:rFonts w:ascii="Arial" w:hAnsi="Arial" w:cs="Arial"/>
                <w:kern w:val="0"/>
                <w:szCs w:val="21"/>
              </w:rPr>
            </w:pPr>
            <w:r>
              <w:rPr>
                <w:rFonts w:ascii="Arial" w:hAnsi="Arial" w:cs="Arial"/>
                <w:kern w:val="0"/>
                <w:szCs w:val="21"/>
              </w:rPr>
              <w:t>EMC test</w:t>
            </w:r>
          </w:p>
        </w:tc>
        <w:tc>
          <w:tcPr>
            <w:tcW w:w="681" w:type="pct"/>
            <w:tcBorders>
              <w:top w:val="nil"/>
              <w:left w:val="nil"/>
              <w:bottom w:val="single" w:sz="8" w:space="0" w:color="auto"/>
              <w:right w:val="single" w:sz="8" w:space="0" w:color="auto"/>
            </w:tcBorders>
            <w:vAlign w:val="center"/>
          </w:tcPr>
          <w:p w14:paraId="22D06F9A" w14:textId="77777777" w:rsidR="00042FFD" w:rsidRDefault="00000000">
            <w:pPr>
              <w:widowControl/>
              <w:jc w:val="left"/>
              <w:rPr>
                <w:rFonts w:ascii="Arial" w:hAnsi="Arial" w:cs="Arial"/>
                <w:kern w:val="0"/>
                <w:szCs w:val="21"/>
              </w:rPr>
            </w:pPr>
            <w:r>
              <w:rPr>
                <w:rFonts w:ascii="Arial" w:hAnsi="Arial" w:cs="Arial"/>
                <w:kern w:val="0"/>
                <w:szCs w:val="21"/>
              </w:rPr>
              <w:t xml:space="preserve">EMC report </w:t>
            </w:r>
          </w:p>
        </w:tc>
        <w:tc>
          <w:tcPr>
            <w:tcW w:w="252" w:type="pct"/>
            <w:tcBorders>
              <w:top w:val="nil"/>
              <w:left w:val="nil"/>
              <w:bottom w:val="single" w:sz="8" w:space="0" w:color="auto"/>
              <w:right w:val="single" w:sz="8" w:space="0" w:color="auto"/>
            </w:tcBorders>
            <w:vAlign w:val="center"/>
          </w:tcPr>
          <w:p w14:paraId="3156341F"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531A668C"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36DCE82B"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53C39542" w14:textId="77777777" w:rsidR="00042FFD" w:rsidRDefault="00000000">
            <w:pPr>
              <w:widowControl/>
              <w:jc w:val="left"/>
              <w:rPr>
                <w:rFonts w:ascii="Arial" w:hAnsi="Arial" w:cs="Arial"/>
                <w:kern w:val="0"/>
                <w:szCs w:val="21"/>
              </w:rPr>
            </w:pPr>
            <w:r>
              <w:rPr>
                <w:rFonts w:ascii="Arial" w:hAnsi="Arial" w:cs="Arial"/>
                <w:kern w:val="0"/>
                <w:szCs w:val="21"/>
              </w:rPr>
              <w:t>R1</w:t>
            </w:r>
          </w:p>
        </w:tc>
      </w:tr>
      <w:tr w:rsidR="00042FFD" w14:paraId="0864E14A" w14:textId="77777777">
        <w:trPr>
          <w:trHeight w:val="825"/>
        </w:trPr>
        <w:tc>
          <w:tcPr>
            <w:tcW w:w="819" w:type="pct"/>
            <w:tcBorders>
              <w:top w:val="nil"/>
              <w:left w:val="single" w:sz="8" w:space="0" w:color="auto"/>
              <w:bottom w:val="single" w:sz="8" w:space="0" w:color="auto"/>
              <w:right w:val="single" w:sz="8" w:space="0" w:color="auto"/>
            </w:tcBorders>
            <w:vAlign w:val="center"/>
          </w:tcPr>
          <w:p w14:paraId="27E55FE6" w14:textId="77777777" w:rsidR="00042FFD" w:rsidRDefault="00000000">
            <w:pPr>
              <w:widowControl/>
              <w:jc w:val="left"/>
              <w:rPr>
                <w:rFonts w:ascii="Arial" w:hAnsi="Arial" w:cs="Arial"/>
                <w:kern w:val="0"/>
                <w:szCs w:val="21"/>
              </w:rPr>
            </w:pPr>
            <w:r>
              <w:rPr>
                <w:rFonts w:ascii="Arial" w:hAnsi="Arial" w:cs="Arial"/>
                <w:kern w:val="0"/>
                <w:szCs w:val="21"/>
              </w:rPr>
              <w:t>Electrostatic discharge</w:t>
            </w:r>
          </w:p>
        </w:tc>
        <w:tc>
          <w:tcPr>
            <w:tcW w:w="1324" w:type="pct"/>
            <w:tcBorders>
              <w:top w:val="nil"/>
              <w:left w:val="nil"/>
              <w:bottom w:val="single" w:sz="8" w:space="0" w:color="auto"/>
              <w:right w:val="single" w:sz="8" w:space="0" w:color="auto"/>
            </w:tcBorders>
            <w:vAlign w:val="center"/>
          </w:tcPr>
          <w:p w14:paraId="259CD1C6" w14:textId="77777777" w:rsidR="00042FFD" w:rsidRDefault="00000000">
            <w:pPr>
              <w:widowControl/>
              <w:jc w:val="left"/>
              <w:rPr>
                <w:rFonts w:ascii="Arial" w:hAnsi="Arial" w:cs="Arial"/>
                <w:kern w:val="0"/>
                <w:szCs w:val="21"/>
              </w:rPr>
            </w:pPr>
            <w:r>
              <w:rPr>
                <w:rFonts w:ascii="Arial" w:hAnsi="Arial" w:cs="Arial"/>
                <w:kern w:val="0"/>
                <w:szCs w:val="21"/>
              </w:rPr>
              <w:t>The machine suffers from static electricity</w:t>
            </w:r>
          </w:p>
        </w:tc>
        <w:tc>
          <w:tcPr>
            <w:tcW w:w="274" w:type="pct"/>
            <w:tcBorders>
              <w:top w:val="nil"/>
              <w:left w:val="nil"/>
              <w:bottom w:val="single" w:sz="8" w:space="0" w:color="auto"/>
              <w:right w:val="single" w:sz="8" w:space="0" w:color="auto"/>
            </w:tcBorders>
            <w:vAlign w:val="center"/>
          </w:tcPr>
          <w:p w14:paraId="0C285CE5"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03806701"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6FFC5279" w14:textId="77777777" w:rsidR="00042FFD" w:rsidRDefault="00000000">
            <w:pPr>
              <w:widowControl/>
              <w:jc w:val="left"/>
              <w:rPr>
                <w:rFonts w:ascii="Arial" w:hAnsi="Arial" w:cs="Arial"/>
                <w:kern w:val="0"/>
                <w:szCs w:val="21"/>
              </w:rPr>
            </w:pPr>
            <w:r>
              <w:rPr>
                <w:rFonts w:ascii="Arial" w:hAnsi="Arial" w:cs="Arial"/>
                <w:kern w:val="0"/>
                <w:szCs w:val="21"/>
              </w:rPr>
              <w:t>EMC test</w:t>
            </w:r>
          </w:p>
        </w:tc>
        <w:tc>
          <w:tcPr>
            <w:tcW w:w="681" w:type="pct"/>
            <w:tcBorders>
              <w:top w:val="nil"/>
              <w:left w:val="nil"/>
              <w:bottom w:val="single" w:sz="8" w:space="0" w:color="auto"/>
              <w:right w:val="single" w:sz="8" w:space="0" w:color="auto"/>
            </w:tcBorders>
            <w:vAlign w:val="center"/>
          </w:tcPr>
          <w:p w14:paraId="3DF4E63E" w14:textId="77777777" w:rsidR="00042FFD" w:rsidRDefault="00000000">
            <w:pPr>
              <w:widowControl/>
              <w:jc w:val="left"/>
              <w:rPr>
                <w:rFonts w:ascii="Arial" w:hAnsi="Arial" w:cs="Arial"/>
                <w:kern w:val="0"/>
                <w:szCs w:val="21"/>
              </w:rPr>
            </w:pPr>
            <w:r>
              <w:rPr>
                <w:rFonts w:ascii="Arial" w:hAnsi="Arial" w:cs="Arial"/>
                <w:kern w:val="0"/>
                <w:szCs w:val="21"/>
              </w:rPr>
              <w:t xml:space="preserve">EMC report </w:t>
            </w:r>
          </w:p>
        </w:tc>
        <w:tc>
          <w:tcPr>
            <w:tcW w:w="252" w:type="pct"/>
            <w:tcBorders>
              <w:top w:val="nil"/>
              <w:left w:val="nil"/>
              <w:bottom w:val="single" w:sz="8" w:space="0" w:color="auto"/>
              <w:right w:val="single" w:sz="8" w:space="0" w:color="auto"/>
            </w:tcBorders>
            <w:vAlign w:val="center"/>
          </w:tcPr>
          <w:p w14:paraId="77319CC8"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55890B4"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71B42088"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2650E4C3"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w:t>
            </w:r>
          </w:p>
        </w:tc>
      </w:tr>
      <w:tr w:rsidR="00042FFD" w14:paraId="7F6F55A7" w14:textId="77777777">
        <w:trPr>
          <w:trHeight w:val="1095"/>
        </w:trPr>
        <w:tc>
          <w:tcPr>
            <w:tcW w:w="819" w:type="pct"/>
            <w:tcBorders>
              <w:top w:val="nil"/>
              <w:left w:val="single" w:sz="8" w:space="0" w:color="auto"/>
              <w:bottom w:val="single" w:sz="8" w:space="0" w:color="auto"/>
              <w:right w:val="single" w:sz="8" w:space="0" w:color="auto"/>
            </w:tcBorders>
            <w:vAlign w:val="center"/>
          </w:tcPr>
          <w:p w14:paraId="21237C32" w14:textId="77777777" w:rsidR="00042FFD" w:rsidRDefault="00000000">
            <w:pPr>
              <w:widowControl/>
              <w:jc w:val="left"/>
              <w:rPr>
                <w:rFonts w:ascii="Arial" w:hAnsi="Arial" w:cs="Arial"/>
                <w:kern w:val="0"/>
                <w:szCs w:val="21"/>
              </w:rPr>
            </w:pPr>
            <w:r>
              <w:rPr>
                <w:rFonts w:ascii="Arial" w:hAnsi="Arial" w:cs="Arial"/>
                <w:kern w:val="0"/>
                <w:szCs w:val="21"/>
              </w:rPr>
              <w:t>Radiated RF EM fields</w:t>
            </w:r>
          </w:p>
        </w:tc>
        <w:tc>
          <w:tcPr>
            <w:tcW w:w="1324" w:type="pct"/>
            <w:tcBorders>
              <w:top w:val="nil"/>
              <w:left w:val="nil"/>
              <w:bottom w:val="single" w:sz="8" w:space="0" w:color="auto"/>
              <w:right w:val="single" w:sz="8" w:space="0" w:color="auto"/>
            </w:tcBorders>
            <w:vAlign w:val="center"/>
          </w:tcPr>
          <w:p w14:paraId="6960595C" w14:textId="77777777" w:rsidR="00042FFD" w:rsidRDefault="00000000">
            <w:pPr>
              <w:widowControl/>
              <w:jc w:val="left"/>
              <w:rPr>
                <w:rFonts w:ascii="Arial" w:hAnsi="Arial" w:cs="Arial"/>
                <w:kern w:val="0"/>
                <w:szCs w:val="21"/>
              </w:rPr>
            </w:pPr>
            <w:r>
              <w:rPr>
                <w:rFonts w:ascii="Arial" w:hAnsi="Arial" w:cs="Arial"/>
                <w:kern w:val="0"/>
                <w:szCs w:val="21"/>
              </w:rPr>
              <w:t>The machine is subjected to radiation interference from other equipment</w:t>
            </w:r>
          </w:p>
        </w:tc>
        <w:tc>
          <w:tcPr>
            <w:tcW w:w="274" w:type="pct"/>
            <w:tcBorders>
              <w:top w:val="nil"/>
              <w:left w:val="nil"/>
              <w:bottom w:val="single" w:sz="8" w:space="0" w:color="auto"/>
              <w:right w:val="single" w:sz="8" w:space="0" w:color="auto"/>
            </w:tcBorders>
            <w:vAlign w:val="center"/>
          </w:tcPr>
          <w:p w14:paraId="30511E67"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33081230"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57AE7AD3" w14:textId="77777777" w:rsidR="00042FFD" w:rsidRDefault="00000000">
            <w:pPr>
              <w:widowControl/>
              <w:jc w:val="left"/>
              <w:rPr>
                <w:rFonts w:ascii="Arial" w:hAnsi="Arial" w:cs="Arial"/>
                <w:kern w:val="0"/>
                <w:szCs w:val="21"/>
              </w:rPr>
            </w:pPr>
            <w:r>
              <w:rPr>
                <w:rFonts w:ascii="Arial" w:hAnsi="Arial" w:cs="Arial"/>
                <w:kern w:val="0"/>
                <w:szCs w:val="21"/>
              </w:rPr>
              <w:t>EMC test</w:t>
            </w:r>
          </w:p>
        </w:tc>
        <w:tc>
          <w:tcPr>
            <w:tcW w:w="681" w:type="pct"/>
            <w:tcBorders>
              <w:top w:val="nil"/>
              <w:left w:val="nil"/>
              <w:bottom w:val="single" w:sz="8" w:space="0" w:color="auto"/>
              <w:right w:val="single" w:sz="8" w:space="0" w:color="auto"/>
            </w:tcBorders>
            <w:vAlign w:val="center"/>
          </w:tcPr>
          <w:p w14:paraId="5BAAE41E" w14:textId="77777777" w:rsidR="00042FFD" w:rsidRDefault="00000000">
            <w:pPr>
              <w:widowControl/>
              <w:jc w:val="left"/>
              <w:rPr>
                <w:rFonts w:ascii="Arial" w:hAnsi="Arial" w:cs="Arial"/>
                <w:kern w:val="0"/>
                <w:szCs w:val="21"/>
              </w:rPr>
            </w:pPr>
            <w:r>
              <w:rPr>
                <w:rFonts w:ascii="Arial" w:hAnsi="Arial" w:cs="Arial"/>
                <w:kern w:val="0"/>
                <w:szCs w:val="21"/>
              </w:rPr>
              <w:t xml:space="preserve">EMC report </w:t>
            </w:r>
          </w:p>
        </w:tc>
        <w:tc>
          <w:tcPr>
            <w:tcW w:w="252" w:type="pct"/>
            <w:tcBorders>
              <w:top w:val="nil"/>
              <w:left w:val="nil"/>
              <w:bottom w:val="single" w:sz="8" w:space="0" w:color="auto"/>
              <w:right w:val="single" w:sz="8" w:space="0" w:color="auto"/>
            </w:tcBorders>
            <w:vAlign w:val="center"/>
          </w:tcPr>
          <w:p w14:paraId="45FE2937"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2800669"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4482C568"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7DC09C2"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w:t>
            </w:r>
          </w:p>
        </w:tc>
      </w:tr>
      <w:tr w:rsidR="00042FFD" w14:paraId="746FE834" w14:textId="77777777">
        <w:trPr>
          <w:trHeight w:val="1080"/>
        </w:trPr>
        <w:tc>
          <w:tcPr>
            <w:tcW w:w="819" w:type="pct"/>
            <w:tcBorders>
              <w:top w:val="nil"/>
              <w:left w:val="single" w:sz="8" w:space="0" w:color="auto"/>
              <w:bottom w:val="single" w:sz="8" w:space="0" w:color="auto"/>
              <w:right w:val="single" w:sz="8" w:space="0" w:color="auto"/>
            </w:tcBorders>
            <w:vAlign w:val="center"/>
          </w:tcPr>
          <w:p w14:paraId="6D35E35F" w14:textId="77777777" w:rsidR="00042FFD" w:rsidRDefault="00000000">
            <w:pPr>
              <w:widowControl/>
              <w:jc w:val="left"/>
              <w:rPr>
                <w:rFonts w:ascii="Arial" w:hAnsi="Arial" w:cs="Arial"/>
                <w:kern w:val="0"/>
                <w:szCs w:val="21"/>
              </w:rPr>
            </w:pPr>
            <w:r>
              <w:rPr>
                <w:rFonts w:ascii="Arial" w:hAnsi="Arial" w:cs="Arial"/>
                <w:kern w:val="0"/>
                <w:szCs w:val="21"/>
              </w:rPr>
              <w:t>Conducted disturbances induced by RF fields</w:t>
            </w:r>
          </w:p>
        </w:tc>
        <w:tc>
          <w:tcPr>
            <w:tcW w:w="1324" w:type="pct"/>
            <w:tcBorders>
              <w:top w:val="nil"/>
              <w:left w:val="nil"/>
              <w:bottom w:val="single" w:sz="8" w:space="0" w:color="auto"/>
              <w:right w:val="single" w:sz="8" w:space="0" w:color="auto"/>
            </w:tcBorders>
            <w:vAlign w:val="center"/>
          </w:tcPr>
          <w:p w14:paraId="4760AF85" w14:textId="77777777" w:rsidR="00042FFD" w:rsidRDefault="00000000">
            <w:pPr>
              <w:widowControl/>
              <w:jc w:val="left"/>
              <w:rPr>
                <w:rFonts w:ascii="Arial" w:hAnsi="Arial" w:cs="Arial"/>
                <w:kern w:val="0"/>
                <w:szCs w:val="21"/>
              </w:rPr>
            </w:pPr>
            <w:r>
              <w:rPr>
                <w:rFonts w:ascii="Arial" w:hAnsi="Arial" w:cs="Arial"/>
                <w:kern w:val="0"/>
                <w:szCs w:val="21"/>
              </w:rPr>
              <w:t>The machine suffers from Conducted disturbance</w:t>
            </w:r>
          </w:p>
        </w:tc>
        <w:tc>
          <w:tcPr>
            <w:tcW w:w="274" w:type="pct"/>
            <w:tcBorders>
              <w:top w:val="nil"/>
              <w:left w:val="nil"/>
              <w:bottom w:val="single" w:sz="8" w:space="0" w:color="auto"/>
              <w:right w:val="single" w:sz="8" w:space="0" w:color="auto"/>
            </w:tcBorders>
            <w:vAlign w:val="center"/>
          </w:tcPr>
          <w:p w14:paraId="633A4C78"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4E94788D"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30E194B6" w14:textId="77777777" w:rsidR="00042FFD" w:rsidRDefault="00000000">
            <w:pPr>
              <w:widowControl/>
              <w:jc w:val="left"/>
              <w:rPr>
                <w:rFonts w:ascii="Arial" w:hAnsi="Arial" w:cs="Arial"/>
                <w:kern w:val="0"/>
                <w:szCs w:val="21"/>
              </w:rPr>
            </w:pPr>
            <w:r>
              <w:rPr>
                <w:rFonts w:ascii="Arial" w:hAnsi="Arial" w:cs="Arial"/>
                <w:kern w:val="0"/>
                <w:szCs w:val="21"/>
              </w:rPr>
              <w:t>EMC test</w:t>
            </w:r>
          </w:p>
        </w:tc>
        <w:tc>
          <w:tcPr>
            <w:tcW w:w="681" w:type="pct"/>
            <w:tcBorders>
              <w:top w:val="nil"/>
              <w:left w:val="nil"/>
              <w:bottom w:val="single" w:sz="8" w:space="0" w:color="auto"/>
              <w:right w:val="single" w:sz="8" w:space="0" w:color="auto"/>
            </w:tcBorders>
            <w:vAlign w:val="center"/>
          </w:tcPr>
          <w:p w14:paraId="5912DBA3" w14:textId="77777777" w:rsidR="00042FFD" w:rsidRDefault="00000000">
            <w:pPr>
              <w:widowControl/>
              <w:jc w:val="left"/>
              <w:rPr>
                <w:rFonts w:ascii="Arial" w:hAnsi="Arial" w:cs="Arial"/>
                <w:kern w:val="0"/>
                <w:szCs w:val="21"/>
              </w:rPr>
            </w:pPr>
            <w:r>
              <w:rPr>
                <w:rFonts w:ascii="Arial" w:hAnsi="Arial" w:cs="Arial"/>
                <w:kern w:val="0"/>
                <w:szCs w:val="21"/>
              </w:rPr>
              <w:t xml:space="preserve">EMC report </w:t>
            </w:r>
          </w:p>
        </w:tc>
        <w:tc>
          <w:tcPr>
            <w:tcW w:w="252" w:type="pct"/>
            <w:tcBorders>
              <w:top w:val="nil"/>
              <w:left w:val="nil"/>
              <w:bottom w:val="single" w:sz="8" w:space="0" w:color="auto"/>
              <w:right w:val="single" w:sz="8" w:space="0" w:color="auto"/>
            </w:tcBorders>
            <w:vAlign w:val="center"/>
          </w:tcPr>
          <w:p w14:paraId="4380EE08"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4387F60"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467B50E1"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3DA9AC3"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w:t>
            </w:r>
          </w:p>
        </w:tc>
      </w:tr>
      <w:tr w:rsidR="00042FFD" w14:paraId="2E220F4B" w14:textId="77777777">
        <w:trPr>
          <w:trHeight w:val="1095"/>
        </w:trPr>
        <w:tc>
          <w:tcPr>
            <w:tcW w:w="819" w:type="pct"/>
            <w:tcBorders>
              <w:top w:val="nil"/>
              <w:left w:val="single" w:sz="8" w:space="0" w:color="auto"/>
              <w:bottom w:val="single" w:sz="8" w:space="0" w:color="auto"/>
              <w:right w:val="single" w:sz="8" w:space="0" w:color="auto"/>
            </w:tcBorders>
            <w:vAlign w:val="center"/>
          </w:tcPr>
          <w:p w14:paraId="042C0A08" w14:textId="77777777" w:rsidR="00042FFD" w:rsidRDefault="00000000">
            <w:pPr>
              <w:widowControl/>
              <w:jc w:val="left"/>
              <w:rPr>
                <w:rFonts w:ascii="Arial" w:hAnsi="Arial" w:cs="Arial"/>
                <w:kern w:val="0"/>
                <w:szCs w:val="21"/>
              </w:rPr>
            </w:pPr>
            <w:r>
              <w:rPr>
                <w:rFonts w:ascii="Arial" w:hAnsi="Arial" w:cs="Arial"/>
                <w:kern w:val="0"/>
                <w:szCs w:val="21"/>
              </w:rPr>
              <w:t>Proximity fields from RF wireless communications</w:t>
            </w:r>
          </w:p>
        </w:tc>
        <w:tc>
          <w:tcPr>
            <w:tcW w:w="1324" w:type="pct"/>
            <w:tcBorders>
              <w:top w:val="nil"/>
              <w:left w:val="nil"/>
              <w:bottom w:val="single" w:sz="8" w:space="0" w:color="auto"/>
              <w:right w:val="single" w:sz="8" w:space="0" w:color="auto"/>
            </w:tcBorders>
            <w:vAlign w:val="center"/>
          </w:tcPr>
          <w:p w14:paraId="28898131" w14:textId="77777777" w:rsidR="00042FFD" w:rsidRDefault="00000000">
            <w:pPr>
              <w:widowControl/>
              <w:jc w:val="left"/>
              <w:rPr>
                <w:rFonts w:ascii="Arial" w:hAnsi="Arial" w:cs="Arial"/>
                <w:kern w:val="0"/>
                <w:szCs w:val="21"/>
              </w:rPr>
            </w:pPr>
            <w:r>
              <w:rPr>
                <w:rFonts w:ascii="Arial" w:hAnsi="Arial" w:cs="Arial"/>
                <w:kern w:val="0"/>
                <w:szCs w:val="21"/>
              </w:rPr>
              <w:t>The machine works in Proximity fields from RF wireless communications</w:t>
            </w:r>
          </w:p>
        </w:tc>
        <w:tc>
          <w:tcPr>
            <w:tcW w:w="274" w:type="pct"/>
            <w:tcBorders>
              <w:top w:val="nil"/>
              <w:left w:val="nil"/>
              <w:bottom w:val="single" w:sz="8" w:space="0" w:color="auto"/>
              <w:right w:val="single" w:sz="8" w:space="0" w:color="auto"/>
            </w:tcBorders>
            <w:vAlign w:val="center"/>
          </w:tcPr>
          <w:p w14:paraId="3E2DF5B0"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04374652"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5791620C" w14:textId="77777777" w:rsidR="00042FFD" w:rsidRDefault="00000000">
            <w:pPr>
              <w:widowControl/>
              <w:jc w:val="left"/>
              <w:rPr>
                <w:rFonts w:ascii="Arial" w:hAnsi="Arial" w:cs="Arial"/>
                <w:kern w:val="0"/>
                <w:szCs w:val="21"/>
              </w:rPr>
            </w:pPr>
            <w:r>
              <w:rPr>
                <w:rFonts w:ascii="Arial" w:hAnsi="Arial" w:cs="Arial"/>
                <w:kern w:val="0"/>
                <w:szCs w:val="21"/>
              </w:rPr>
              <w:t>EMC test</w:t>
            </w:r>
          </w:p>
        </w:tc>
        <w:tc>
          <w:tcPr>
            <w:tcW w:w="681" w:type="pct"/>
            <w:tcBorders>
              <w:top w:val="nil"/>
              <w:left w:val="nil"/>
              <w:bottom w:val="single" w:sz="8" w:space="0" w:color="auto"/>
              <w:right w:val="single" w:sz="8" w:space="0" w:color="auto"/>
            </w:tcBorders>
            <w:vAlign w:val="center"/>
          </w:tcPr>
          <w:p w14:paraId="7F6B5147" w14:textId="77777777" w:rsidR="00042FFD" w:rsidRDefault="00000000">
            <w:pPr>
              <w:widowControl/>
              <w:jc w:val="left"/>
              <w:rPr>
                <w:rFonts w:ascii="Arial" w:hAnsi="Arial" w:cs="Arial"/>
                <w:kern w:val="0"/>
                <w:szCs w:val="21"/>
              </w:rPr>
            </w:pPr>
            <w:r>
              <w:rPr>
                <w:rFonts w:ascii="Arial" w:hAnsi="Arial" w:cs="Arial"/>
                <w:kern w:val="0"/>
                <w:szCs w:val="21"/>
              </w:rPr>
              <w:t xml:space="preserve">EMC report </w:t>
            </w:r>
          </w:p>
        </w:tc>
        <w:tc>
          <w:tcPr>
            <w:tcW w:w="252" w:type="pct"/>
            <w:tcBorders>
              <w:top w:val="nil"/>
              <w:left w:val="nil"/>
              <w:bottom w:val="single" w:sz="8" w:space="0" w:color="auto"/>
              <w:right w:val="single" w:sz="8" w:space="0" w:color="auto"/>
            </w:tcBorders>
            <w:vAlign w:val="center"/>
          </w:tcPr>
          <w:p w14:paraId="531A18B6"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2B32EB24"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5B738291"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7964E13E" w14:textId="77777777" w:rsidR="00042FFD" w:rsidRDefault="00000000">
            <w:pPr>
              <w:widowControl/>
              <w:jc w:val="left"/>
              <w:rPr>
                <w:rFonts w:ascii="Arial" w:hAnsi="Arial" w:cs="Arial"/>
                <w:kern w:val="0"/>
                <w:szCs w:val="21"/>
                <w:highlight w:val="yellow"/>
              </w:rPr>
            </w:pPr>
            <w:r>
              <w:rPr>
                <w:rFonts w:ascii="Arial" w:hAnsi="Arial" w:cs="Arial"/>
                <w:kern w:val="0"/>
                <w:szCs w:val="21"/>
              </w:rPr>
              <w:t>R</w:t>
            </w:r>
            <w:r>
              <w:rPr>
                <w:rFonts w:ascii="Arial" w:hAnsi="Arial" w:cs="Arial" w:hint="eastAsia"/>
                <w:kern w:val="0"/>
                <w:szCs w:val="21"/>
              </w:rPr>
              <w:t>5</w:t>
            </w:r>
          </w:p>
        </w:tc>
      </w:tr>
      <w:tr w:rsidR="00042FFD" w14:paraId="3C8213A8" w14:textId="77777777">
        <w:trPr>
          <w:trHeight w:val="1095"/>
        </w:trPr>
        <w:tc>
          <w:tcPr>
            <w:tcW w:w="819" w:type="pct"/>
            <w:tcBorders>
              <w:top w:val="nil"/>
              <w:left w:val="single" w:sz="8" w:space="0" w:color="auto"/>
              <w:bottom w:val="single" w:sz="8" w:space="0" w:color="auto"/>
              <w:right w:val="single" w:sz="8" w:space="0" w:color="auto"/>
            </w:tcBorders>
            <w:vAlign w:val="center"/>
          </w:tcPr>
          <w:p w14:paraId="6BB18F2E" w14:textId="77777777" w:rsidR="00042FFD" w:rsidRDefault="00000000">
            <w:pPr>
              <w:widowControl/>
              <w:jc w:val="left"/>
              <w:rPr>
                <w:rFonts w:ascii="Arial" w:hAnsi="Arial" w:cs="Arial"/>
                <w:kern w:val="0"/>
                <w:szCs w:val="21"/>
              </w:rPr>
            </w:pPr>
            <w:r>
              <w:rPr>
                <w:rFonts w:ascii="Arial" w:hAnsi="Arial" w:cs="Arial"/>
                <w:kern w:val="0"/>
                <w:szCs w:val="21"/>
              </w:rPr>
              <w:lastRenderedPageBreak/>
              <w:t>Rated Power-frequency Magnetic Field</w:t>
            </w:r>
          </w:p>
        </w:tc>
        <w:tc>
          <w:tcPr>
            <w:tcW w:w="1324" w:type="pct"/>
            <w:tcBorders>
              <w:top w:val="nil"/>
              <w:left w:val="nil"/>
              <w:bottom w:val="single" w:sz="8" w:space="0" w:color="auto"/>
              <w:right w:val="single" w:sz="8" w:space="0" w:color="auto"/>
            </w:tcBorders>
            <w:vAlign w:val="center"/>
          </w:tcPr>
          <w:p w14:paraId="15CEB6DF" w14:textId="77777777" w:rsidR="00042FFD" w:rsidRDefault="00000000">
            <w:pPr>
              <w:widowControl/>
              <w:jc w:val="left"/>
              <w:rPr>
                <w:rFonts w:ascii="Arial" w:hAnsi="Arial" w:cs="Arial"/>
                <w:kern w:val="0"/>
                <w:szCs w:val="21"/>
              </w:rPr>
            </w:pPr>
            <w:r>
              <w:rPr>
                <w:rFonts w:ascii="Arial" w:hAnsi="Arial" w:cs="Arial"/>
                <w:kern w:val="0"/>
                <w:szCs w:val="21"/>
              </w:rPr>
              <w:t>The machine works in Power-frequency Magnetic Field</w:t>
            </w:r>
          </w:p>
        </w:tc>
        <w:tc>
          <w:tcPr>
            <w:tcW w:w="274" w:type="pct"/>
            <w:tcBorders>
              <w:top w:val="nil"/>
              <w:left w:val="nil"/>
              <w:bottom w:val="single" w:sz="8" w:space="0" w:color="auto"/>
              <w:right w:val="single" w:sz="8" w:space="0" w:color="auto"/>
            </w:tcBorders>
            <w:vAlign w:val="center"/>
          </w:tcPr>
          <w:p w14:paraId="364A56DD"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5CF32B8F"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77DAED87" w14:textId="77777777" w:rsidR="00042FFD" w:rsidRDefault="00000000">
            <w:pPr>
              <w:widowControl/>
              <w:jc w:val="left"/>
              <w:rPr>
                <w:rFonts w:ascii="Arial" w:hAnsi="Arial" w:cs="Arial"/>
                <w:kern w:val="0"/>
                <w:szCs w:val="21"/>
              </w:rPr>
            </w:pPr>
            <w:r>
              <w:rPr>
                <w:rFonts w:ascii="Arial" w:hAnsi="Arial" w:cs="Arial"/>
                <w:kern w:val="0"/>
                <w:szCs w:val="21"/>
              </w:rPr>
              <w:t>EMC test</w:t>
            </w:r>
          </w:p>
        </w:tc>
        <w:tc>
          <w:tcPr>
            <w:tcW w:w="681" w:type="pct"/>
            <w:tcBorders>
              <w:top w:val="nil"/>
              <w:left w:val="nil"/>
              <w:bottom w:val="single" w:sz="8" w:space="0" w:color="auto"/>
              <w:right w:val="single" w:sz="8" w:space="0" w:color="auto"/>
            </w:tcBorders>
            <w:vAlign w:val="center"/>
          </w:tcPr>
          <w:p w14:paraId="24D7596B" w14:textId="77777777" w:rsidR="00042FFD" w:rsidRDefault="00000000">
            <w:pPr>
              <w:widowControl/>
              <w:jc w:val="left"/>
              <w:rPr>
                <w:rFonts w:ascii="Arial" w:hAnsi="Arial" w:cs="Arial"/>
                <w:kern w:val="0"/>
                <w:szCs w:val="21"/>
              </w:rPr>
            </w:pPr>
            <w:r>
              <w:rPr>
                <w:rFonts w:ascii="Arial" w:hAnsi="Arial" w:cs="Arial"/>
                <w:kern w:val="0"/>
                <w:szCs w:val="21"/>
              </w:rPr>
              <w:t xml:space="preserve">EMC report </w:t>
            </w:r>
          </w:p>
        </w:tc>
        <w:tc>
          <w:tcPr>
            <w:tcW w:w="252" w:type="pct"/>
            <w:tcBorders>
              <w:top w:val="nil"/>
              <w:left w:val="nil"/>
              <w:bottom w:val="single" w:sz="8" w:space="0" w:color="auto"/>
              <w:right w:val="single" w:sz="8" w:space="0" w:color="auto"/>
            </w:tcBorders>
            <w:vAlign w:val="center"/>
          </w:tcPr>
          <w:p w14:paraId="748E1DA2"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0B13BFCC"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0FB1B6FA"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2FC53B56" w14:textId="77777777" w:rsidR="00042FFD" w:rsidRDefault="00000000">
            <w:pPr>
              <w:widowControl/>
              <w:jc w:val="left"/>
              <w:rPr>
                <w:rFonts w:ascii="Arial" w:hAnsi="Arial" w:cs="Arial"/>
                <w:kern w:val="0"/>
                <w:szCs w:val="21"/>
                <w:highlight w:val="yellow"/>
              </w:rPr>
            </w:pPr>
            <w:r>
              <w:rPr>
                <w:rFonts w:ascii="Arial" w:hAnsi="Arial" w:cs="Arial"/>
                <w:kern w:val="0"/>
                <w:szCs w:val="21"/>
              </w:rPr>
              <w:t>R</w:t>
            </w:r>
            <w:r>
              <w:rPr>
                <w:rFonts w:ascii="Arial" w:hAnsi="Arial" w:cs="Arial" w:hint="eastAsia"/>
                <w:kern w:val="0"/>
                <w:szCs w:val="21"/>
              </w:rPr>
              <w:t>6</w:t>
            </w:r>
          </w:p>
        </w:tc>
      </w:tr>
      <w:tr w:rsidR="00042FFD" w14:paraId="07426409" w14:textId="77777777">
        <w:trPr>
          <w:trHeight w:val="1095"/>
        </w:trPr>
        <w:tc>
          <w:tcPr>
            <w:tcW w:w="819" w:type="pct"/>
            <w:tcBorders>
              <w:top w:val="nil"/>
              <w:left w:val="single" w:sz="8" w:space="0" w:color="auto"/>
              <w:bottom w:val="single" w:sz="8" w:space="0" w:color="auto"/>
              <w:right w:val="single" w:sz="8" w:space="0" w:color="auto"/>
            </w:tcBorders>
            <w:vAlign w:val="center"/>
          </w:tcPr>
          <w:p w14:paraId="6538DD76" w14:textId="77777777" w:rsidR="00042FFD" w:rsidRDefault="00000000">
            <w:pPr>
              <w:widowControl/>
              <w:jc w:val="left"/>
              <w:rPr>
                <w:rFonts w:ascii="Arial" w:hAnsi="Arial" w:cs="Arial"/>
                <w:kern w:val="0"/>
                <w:szCs w:val="21"/>
              </w:rPr>
            </w:pPr>
            <w:r>
              <w:rPr>
                <w:rFonts w:ascii="Arial" w:hAnsi="Arial" w:cs="Arial"/>
                <w:kern w:val="0"/>
                <w:szCs w:val="21"/>
              </w:rPr>
              <w:t>Proximity magnetic fields immunity test</w:t>
            </w:r>
          </w:p>
        </w:tc>
        <w:tc>
          <w:tcPr>
            <w:tcW w:w="1324" w:type="pct"/>
            <w:tcBorders>
              <w:top w:val="nil"/>
              <w:left w:val="nil"/>
              <w:bottom w:val="single" w:sz="8" w:space="0" w:color="auto"/>
              <w:right w:val="single" w:sz="8" w:space="0" w:color="auto"/>
            </w:tcBorders>
            <w:vAlign w:val="center"/>
          </w:tcPr>
          <w:p w14:paraId="5194D201" w14:textId="77777777" w:rsidR="00042FFD" w:rsidRDefault="00000000">
            <w:pPr>
              <w:widowControl/>
              <w:jc w:val="left"/>
              <w:rPr>
                <w:rFonts w:ascii="Arial" w:hAnsi="Arial" w:cs="Arial"/>
                <w:kern w:val="0"/>
                <w:szCs w:val="21"/>
              </w:rPr>
            </w:pPr>
            <w:r>
              <w:rPr>
                <w:rFonts w:ascii="Arial" w:hAnsi="Arial" w:cs="Arial"/>
                <w:kern w:val="0"/>
                <w:szCs w:val="21"/>
              </w:rPr>
              <w:t>The machine works in Proximity magnetic field.</w:t>
            </w:r>
          </w:p>
        </w:tc>
        <w:tc>
          <w:tcPr>
            <w:tcW w:w="274" w:type="pct"/>
            <w:tcBorders>
              <w:top w:val="nil"/>
              <w:left w:val="nil"/>
              <w:bottom w:val="single" w:sz="8" w:space="0" w:color="auto"/>
              <w:right w:val="single" w:sz="8" w:space="0" w:color="auto"/>
            </w:tcBorders>
            <w:vAlign w:val="center"/>
          </w:tcPr>
          <w:p w14:paraId="55495DE8"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7AA47C8C"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134AFCF3" w14:textId="77777777" w:rsidR="00042FFD" w:rsidRDefault="00000000">
            <w:pPr>
              <w:widowControl/>
              <w:jc w:val="left"/>
              <w:rPr>
                <w:rFonts w:ascii="Arial" w:hAnsi="Arial" w:cs="Arial"/>
                <w:kern w:val="0"/>
                <w:szCs w:val="21"/>
              </w:rPr>
            </w:pPr>
            <w:r>
              <w:rPr>
                <w:rFonts w:ascii="Arial" w:hAnsi="Arial" w:cs="Arial"/>
                <w:kern w:val="0"/>
                <w:szCs w:val="21"/>
              </w:rPr>
              <w:t>EMC test</w:t>
            </w:r>
          </w:p>
        </w:tc>
        <w:tc>
          <w:tcPr>
            <w:tcW w:w="681" w:type="pct"/>
            <w:tcBorders>
              <w:top w:val="nil"/>
              <w:left w:val="nil"/>
              <w:bottom w:val="single" w:sz="8" w:space="0" w:color="auto"/>
              <w:right w:val="single" w:sz="8" w:space="0" w:color="auto"/>
            </w:tcBorders>
            <w:vAlign w:val="center"/>
          </w:tcPr>
          <w:p w14:paraId="3ED6B3F2" w14:textId="77777777" w:rsidR="00042FFD" w:rsidRDefault="00000000">
            <w:pPr>
              <w:widowControl/>
              <w:jc w:val="left"/>
              <w:rPr>
                <w:rFonts w:ascii="Arial" w:hAnsi="Arial" w:cs="Arial"/>
                <w:kern w:val="0"/>
                <w:szCs w:val="21"/>
              </w:rPr>
            </w:pPr>
            <w:r>
              <w:rPr>
                <w:rFonts w:ascii="Arial" w:hAnsi="Arial" w:cs="Arial"/>
                <w:kern w:val="0"/>
                <w:szCs w:val="21"/>
              </w:rPr>
              <w:t xml:space="preserve">EMC report </w:t>
            </w:r>
          </w:p>
        </w:tc>
        <w:tc>
          <w:tcPr>
            <w:tcW w:w="252" w:type="pct"/>
            <w:tcBorders>
              <w:top w:val="nil"/>
              <w:left w:val="nil"/>
              <w:bottom w:val="single" w:sz="8" w:space="0" w:color="auto"/>
              <w:right w:val="single" w:sz="8" w:space="0" w:color="auto"/>
            </w:tcBorders>
            <w:vAlign w:val="center"/>
          </w:tcPr>
          <w:p w14:paraId="4DC21132"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291A938A"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7B9AEFF1"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1F3F674"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7</w:t>
            </w:r>
          </w:p>
        </w:tc>
      </w:tr>
      <w:tr w:rsidR="00042FFD" w14:paraId="4C977F18" w14:textId="77777777">
        <w:trPr>
          <w:trHeight w:val="555"/>
        </w:trPr>
        <w:tc>
          <w:tcPr>
            <w:tcW w:w="819" w:type="pct"/>
            <w:tcBorders>
              <w:top w:val="nil"/>
              <w:left w:val="single" w:sz="8" w:space="0" w:color="auto"/>
              <w:bottom w:val="single" w:sz="8" w:space="0" w:color="auto"/>
              <w:right w:val="single" w:sz="8" w:space="0" w:color="auto"/>
            </w:tcBorders>
            <w:vAlign w:val="center"/>
          </w:tcPr>
          <w:p w14:paraId="190460FA" w14:textId="77777777" w:rsidR="00042FFD" w:rsidRDefault="00000000">
            <w:pPr>
              <w:widowControl/>
              <w:jc w:val="left"/>
              <w:rPr>
                <w:rFonts w:ascii="Arial" w:hAnsi="Arial" w:cs="Arial"/>
                <w:kern w:val="0"/>
                <w:szCs w:val="21"/>
              </w:rPr>
            </w:pPr>
            <w:r>
              <w:rPr>
                <w:rFonts w:ascii="Arial" w:hAnsi="Arial" w:cs="Arial"/>
                <w:kern w:val="0"/>
                <w:szCs w:val="21"/>
              </w:rPr>
              <w:t>Leakage current</w:t>
            </w:r>
          </w:p>
        </w:tc>
        <w:tc>
          <w:tcPr>
            <w:tcW w:w="1324" w:type="pct"/>
            <w:tcBorders>
              <w:top w:val="nil"/>
              <w:left w:val="nil"/>
              <w:bottom w:val="single" w:sz="8" w:space="0" w:color="auto"/>
              <w:right w:val="single" w:sz="8" w:space="0" w:color="auto"/>
            </w:tcBorders>
            <w:vAlign w:val="center"/>
          </w:tcPr>
          <w:p w14:paraId="580907AA" w14:textId="77777777" w:rsidR="00042FFD" w:rsidRDefault="00000000">
            <w:pPr>
              <w:widowControl/>
              <w:jc w:val="left"/>
              <w:rPr>
                <w:rFonts w:ascii="Arial" w:hAnsi="Arial" w:cs="Arial"/>
                <w:kern w:val="0"/>
                <w:szCs w:val="21"/>
              </w:rPr>
            </w:pPr>
            <w:r>
              <w:rPr>
                <w:rFonts w:ascii="Arial" w:hAnsi="Arial" w:cs="Arial"/>
                <w:kern w:val="0"/>
                <w:szCs w:val="21"/>
              </w:rPr>
              <w:t>Improper electrical safety design, excessive leakage current</w:t>
            </w:r>
          </w:p>
        </w:tc>
        <w:tc>
          <w:tcPr>
            <w:tcW w:w="274" w:type="pct"/>
            <w:tcBorders>
              <w:top w:val="nil"/>
              <w:left w:val="nil"/>
              <w:bottom w:val="single" w:sz="8" w:space="0" w:color="auto"/>
              <w:right w:val="single" w:sz="8" w:space="0" w:color="auto"/>
            </w:tcBorders>
            <w:vAlign w:val="center"/>
          </w:tcPr>
          <w:p w14:paraId="6D77DFD5"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2AD2D316"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74F8AB43" w14:textId="77777777" w:rsidR="00042FFD" w:rsidRDefault="00000000">
            <w:pPr>
              <w:widowControl/>
              <w:jc w:val="left"/>
              <w:rPr>
                <w:rFonts w:ascii="Arial" w:hAnsi="Arial" w:cs="Arial"/>
                <w:kern w:val="0"/>
                <w:szCs w:val="21"/>
              </w:rPr>
            </w:pPr>
            <w:r>
              <w:rPr>
                <w:rFonts w:ascii="Arial" w:hAnsi="Arial" w:cs="Arial"/>
                <w:kern w:val="0"/>
                <w:szCs w:val="21"/>
              </w:rPr>
              <w:t>Touch current test</w:t>
            </w:r>
          </w:p>
        </w:tc>
        <w:tc>
          <w:tcPr>
            <w:tcW w:w="681" w:type="pct"/>
            <w:tcBorders>
              <w:top w:val="nil"/>
              <w:left w:val="nil"/>
              <w:bottom w:val="single" w:sz="8" w:space="0" w:color="auto"/>
              <w:right w:val="single" w:sz="8" w:space="0" w:color="auto"/>
            </w:tcBorders>
            <w:vAlign w:val="center"/>
          </w:tcPr>
          <w:p w14:paraId="02CF12FE"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5D18523E"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091808AB"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7A114110"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2FA04D1"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8</w:t>
            </w:r>
          </w:p>
        </w:tc>
      </w:tr>
      <w:tr w:rsidR="00042FFD" w14:paraId="5DC9CE2C" w14:textId="77777777">
        <w:trPr>
          <w:trHeight w:val="555"/>
        </w:trPr>
        <w:tc>
          <w:tcPr>
            <w:tcW w:w="819" w:type="pct"/>
            <w:tcBorders>
              <w:top w:val="nil"/>
              <w:left w:val="single" w:sz="8" w:space="0" w:color="auto"/>
              <w:bottom w:val="single" w:sz="8" w:space="0" w:color="auto"/>
              <w:right w:val="single" w:sz="8" w:space="0" w:color="auto"/>
            </w:tcBorders>
            <w:vAlign w:val="center"/>
          </w:tcPr>
          <w:p w14:paraId="6AF3AC43" w14:textId="77777777" w:rsidR="00042FFD" w:rsidRDefault="00000000">
            <w:pPr>
              <w:widowControl/>
              <w:jc w:val="left"/>
              <w:rPr>
                <w:rFonts w:ascii="Arial" w:hAnsi="Arial" w:cs="Arial"/>
                <w:kern w:val="0"/>
                <w:szCs w:val="21"/>
              </w:rPr>
            </w:pPr>
            <w:r>
              <w:rPr>
                <w:rFonts w:ascii="Arial" w:hAnsi="Arial" w:cs="Arial"/>
                <w:kern w:val="0"/>
                <w:szCs w:val="21"/>
              </w:rPr>
              <w:t>Separation parts</w:t>
            </w:r>
          </w:p>
        </w:tc>
        <w:tc>
          <w:tcPr>
            <w:tcW w:w="1324" w:type="pct"/>
            <w:tcBorders>
              <w:top w:val="nil"/>
              <w:left w:val="nil"/>
              <w:bottom w:val="single" w:sz="8" w:space="0" w:color="auto"/>
              <w:right w:val="single" w:sz="8" w:space="0" w:color="auto"/>
            </w:tcBorders>
            <w:vAlign w:val="center"/>
          </w:tcPr>
          <w:p w14:paraId="21247071" w14:textId="77777777" w:rsidR="00042FFD" w:rsidRDefault="00000000">
            <w:pPr>
              <w:widowControl/>
              <w:jc w:val="left"/>
              <w:rPr>
                <w:rFonts w:ascii="Arial" w:hAnsi="Arial" w:cs="Arial"/>
                <w:kern w:val="0"/>
                <w:szCs w:val="21"/>
              </w:rPr>
            </w:pPr>
            <w:r>
              <w:rPr>
                <w:rFonts w:ascii="Arial" w:hAnsi="Arial" w:cs="Arial"/>
                <w:kern w:val="0"/>
                <w:szCs w:val="21"/>
              </w:rPr>
              <w:t>Device insulation failure</w:t>
            </w:r>
          </w:p>
        </w:tc>
        <w:tc>
          <w:tcPr>
            <w:tcW w:w="274" w:type="pct"/>
            <w:tcBorders>
              <w:top w:val="nil"/>
              <w:left w:val="nil"/>
              <w:bottom w:val="single" w:sz="8" w:space="0" w:color="auto"/>
              <w:right w:val="single" w:sz="8" w:space="0" w:color="auto"/>
            </w:tcBorders>
            <w:vAlign w:val="center"/>
          </w:tcPr>
          <w:p w14:paraId="0DFA5A53"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5867C944"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20A10880" w14:textId="77777777" w:rsidR="00042FFD" w:rsidRDefault="00000000">
            <w:pPr>
              <w:widowControl/>
              <w:jc w:val="left"/>
              <w:rPr>
                <w:rFonts w:ascii="Arial" w:hAnsi="Arial" w:cs="Arial"/>
                <w:kern w:val="0"/>
                <w:szCs w:val="21"/>
              </w:rPr>
            </w:pPr>
            <w:r>
              <w:rPr>
                <w:rFonts w:ascii="Arial" w:hAnsi="Arial" w:cs="Arial"/>
                <w:kern w:val="0"/>
                <w:szCs w:val="21"/>
              </w:rPr>
              <w:t>Dielectric strength test</w:t>
            </w:r>
          </w:p>
        </w:tc>
        <w:tc>
          <w:tcPr>
            <w:tcW w:w="681" w:type="pct"/>
            <w:tcBorders>
              <w:top w:val="nil"/>
              <w:left w:val="nil"/>
              <w:bottom w:val="single" w:sz="8" w:space="0" w:color="auto"/>
              <w:right w:val="single" w:sz="8" w:space="0" w:color="auto"/>
            </w:tcBorders>
            <w:vAlign w:val="center"/>
          </w:tcPr>
          <w:p w14:paraId="5CCFE553"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2E9D7E4A"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6B02AE41"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60E3D77E"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1FCEDB8F"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9</w:t>
            </w:r>
          </w:p>
        </w:tc>
      </w:tr>
      <w:tr w:rsidR="00042FFD" w14:paraId="0816F511" w14:textId="77777777">
        <w:trPr>
          <w:trHeight w:val="555"/>
        </w:trPr>
        <w:tc>
          <w:tcPr>
            <w:tcW w:w="819" w:type="pct"/>
            <w:tcBorders>
              <w:top w:val="nil"/>
              <w:left w:val="single" w:sz="8" w:space="0" w:color="auto"/>
              <w:bottom w:val="single" w:sz="8" w:space="0" w:color="auto"/>
              <w:right w:val="single" w:sz="8" w:space="0" w:color="auto"/>
            </w:tcBorders>
            <w:vAlign w:val="center"/>
          </w:tcPr>
          <w:p w14:paraId="21F743EE" w14:textId="77777777" w:rsidR="00042FFD" w:rsidRDefault="00000000">
            <w:pPr>
              <w:widowControl/>
              <w:jc w:val="left"/>
              <w:rPr>
                <w:rFonts w:ascii="Arial" w:hAnsi="Arial" w:cs="Arial"/>
                <w:kern w:val="0"/>
                <w:szCs w:val="21"/>
              </w:rPr>
            </w:pPr>
            <w:r>
              <w:rPr>
                <w:rFonts w:ascii="Arial" w:hAnsi="Arial" w:cs="Arial"/>
                <w:kern w:val="0"/>
                <w:szCs w:val="21"/>
              </w:rPr>
              <w:t>The parts that contact the patient</w:t>
            </w:r>
          </w:p>
        </w:tc>
        <w:tc>
          <w:tcPr>
            <w:tcW w:w="1324" w:type="pct"/>
            <w:tcBorders>
              <w:top w:val="nil"/>
              <w:left w:val="nil"/>
              <w:bottom w:val="single" w:sz="8" w:space="0" w:color="auto"/>
              <w:right w:val="single" w:sz="8" w:space="0" w:color="auto"/>
            </w:tcBorders>
            <w:vAlign w:val="center"/>
          </w:tcPr>
          <w:p w14:paraId="25F5C20D" w14:textId="77777777" w:rsidR="00042FFD" w:rsidRDefault="00000000">
            <w:pPr>
              <w:widowControl/>
              <w:jc w:val="left"/>
              <w:rPr>
                <w:rFonts w:ascii="Arial" w:hAnsi="Arial" w:cs="Arial"/>
                <w:kern w:val="0"/>
                <w:szCs w:val="21"/>
              </w:rPr>
            </w:pPr>
            <w:r>
              <w:rPr>
                <w:rFonts w:ascii="Arial" w:hAnsi="Arial" w:cs="Arial"/>
                <w:kern w:val="0"/>
                <w:szCs w:val="21"/>
              </w:rPr>
              <w:t>Improper design, The parts that contact the patient have Exceed voltage</w:t>
            </w:r>
          </w:p>
        </w:tc>
        <w:tc>
          <w:tcPr>
            <w:tcW w:w="274" w:type="pct"/>
            <w:tcBorders>
              <w:top w:val="nil"/>
              <w:left w:val="nil"/>
              <w:bottom w:val="single" w:sz="8" w:space="0" w:color="auto"/>
              <w:right w:val="single" w:sz="8" w:space="0" w:color="auto"/>
            </w:tcBorders>
            <w:vAlign w:val="center"/>
          </w:tcPr>
          <w:p w14:paraId="6022363A"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1B87302E"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2C5017C6" w14:textId="77777777" w:rsidR="00042FFD" w:rsidRDefault="00000000">
            <w:pPr>
              <w:widowControl/>
              <w:jc w:val="left"/>
              <w:rPr>
                <w:rFonts w:ascii="Arial" w:hAnsi="Arial" w:cs="Arial"/>
                <w:kern w:val="0"/>
                <w:szCs w:val="21"/>
              </w:rPr>
            </w:pPr>
            <w:r>
              <w:rPr>
                <w:rFonts w:ascii="Arial" w:hAnsi="Arial" w:cs="Arial"/>
                <w:kern w:val="0"/>
                <w:szCs w:val="21"/>
              </w:rPr>
              <w:t>Live parts test</w:t>
            </w:r>
          </w:p>
        </w:tc>
        <w:tc>
          <w:tcPr>
            <w:tcW w:w="681" w:type="pct"/>
            <w:tcBorders>
              <w:top w:val="nil"/>
              <w:left w:val="nil"/>
              <w:bottom w:val="single" w:sz="8" w:space="0" w:color="auto"/>
              <w:right w:val="single" w:sz="8" w:space="0" w:color="auto"/>
            </w:tcBorders>
            <w:vAlign w:val="center"/>
          </w:tcPr>
          <w:p w14:paraId="17ACD036"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5BBC73D1"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67B40EB6"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1A54AA4"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3D2D25FB"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10</w:t>
            </w:r>
          </w:p>
        </w:tc>
      </w:tr>
      <w:tr w:rsidR="00042FFD" w14:paraId="0B25A464" w14:textId="77777777">
        <w:trPr>
          <w:trHeight w:val="825"/>
        </w:trPr>
        <w:tc>
          <w:tcPr>
            <w:tcW w:w="819" w:type="pct"/>
            <w:tcBorders>
              <w:top w:val="nil"/>
              <w:left w:val="single" w:sz="8" w:space="0" w:color="auto"/>
              <w:bottom w:val="single" w:sz="8" w:space="0" w:color="auto"/>
              <w:right w:val="single" w:sz="8" w:space="0" w:color="auto"/>
            </w:tcBorders>
            <w:vAlign w:val="center"/>
          </w:tcPr>
          <w:p w14:paraId="73C434CF" w14:textId="77777777" w:rsidR="00042FFD" w:rsidRDefault="00000000">
            <w:pPr>
              <w:widowControl/>
              <w:jc w:val="left"/>
              <w:rPr>
                <w:rFonts w:ascii="Arial" w:hAnsi="Arial" w:cs="Arial"/>
                <w:kern w:val="0"/>
                <w:szCs w:val="21"/>
              </w:rPr>
            </w:pPr>
            <w:r>
              <w:rPr>
                <w:rFonts w:ascii="Arial" w:hAnsi="Arial" w:cs="Arial"/>
                <w:kern w:val="0"/>
                <w:szCs w:val="21"/>
              </w:rPr>
              <w:t>Temperature of parts</w:t>
            </w:r>
          </w:p>
        </w:tc>
        <w:tc>
          <w:tcPr>
            <w:tcW w:w="1324" w:type="pct"/>
            <w:tcBorders>
              <w:top w:val="nil"/>
              <w:left w:val="nil"/>
              <w:bottom w:val="single" w:sz="8" w:space="0" w:color="auto"/>
              <w:right w:val="single" w:sz="8" w:space="0" w:color="auto"/>
            </w:tcBorders>
            <w:vAlign w:val="center"/>
          </w:tcPr>
          <w:p w14:paraId="492AECC6" w14:textId="77777777" w:rsidR="00042FFD" w:rsidRDefault="00000000">
            <w:pPr>
              <w:widowControl/>
              <w:jc w:val="left"/>
              <w:rPr>
                <w:rFonts w:ascii="Arial" w:hAnsi="Arial" w:cs="Arial"/>
                <w:kern w:val="0"/>
                <w:szCs w:val="21"/>
              </w:rPr>
            </w:pPr>
            <w:r>
              <w:rPr>
                <w:rFonts w:ascii="Arial" w:hAnsi="Arial" w:cs="Arial"/>
                <w:kern w:val="0"/>
                <w:szCs w:val="21"/>
              </w:rPr>
              <w:t>Without control the temperature rise caused by device operation. Excessive temperature after operation for a while.</w:t>
            </w:r>
          </w:p>
        </w:tc>
        <w:tc>
          <w:tcPr>
            <w:tcW w:w="274" w:type="pct"/>
            <w:tcBorders>
              <w:top w:val="nil"/>
              <w:left w:val="nil"/>
              <w:bottom w:val="single" w:sz="8" w:space="0" w:color="auto"/>
              <w:right w:val="single" w:sz="8" w:space="0" w:color="auto"/>
            </w:tcBorders>
            <w:vAlign w:val="center"/>
          </w:tcPr>
          <w:p w14:paraId="0ECA4046"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001076D4"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12AB5BBD" w14:textId="77777777" w:rsidR="00042FFD" w:rsidRDefault="00000000">
            <w:pPr>
              <w:widowControl/>
              <w:jc w:val="left"/>
              <w:rPr>
                <w:rFonts w:ascii="Arial" w:hAnsi="Arial" w:cs="Arial"/>
                <w:kern w:val="0"/>
                <w:szCs w:val="21"/>
              </w:rPr>
            </w:pPr>
            <w:r>
              <w:rPr>
                <w:rFonts w:ascii="Arial" w:hAnsi="Arial" w:cs="Arial"/>
                <w:kern w:val="0"/>
                <w:szCs w:val="21"/>
              </w:rPr>
              <w:t>Parts temperature test</w:t>
            </w:r>
          </w:p>
        </w:tc>
        <w:tc>
          <w:tcPr>
            <w:tcW w:w="681" w:type="pct"/>
            <w:tcBorders>
              <w:top w:val="nil"/>
              <w:left w:val="nil"/>
              <w:bottom w:val="single" w:sz="8" w:space="0" w:color="auto"/>
              <w:right w:val="single" w:sz="8" w:space="0" w:color="auto"/>
            </w:tcBorders>
            <w:vAlign w:val="center"/>
          </w:tcPr>
          <w:p w14:paraId="52EB2865"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22797DCF"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29DC2AAB"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7E5DABFF"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A9C5995"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11</w:t>
            </w:r>
          </w:p>
        </w:tc>
      </w:tr>
      <w:tr w:rsidR="00042FFD" w14:paraId="5DCECB59" w14:textId="77777777">
        <w:trPr>
          <w:trHeight w:val="600"/>
        </w:trPr>
        <w:tc>
          <w:tcPr>
            <w:tcW w:w="819" w:type="pct"/>
            <w:tcBorders>
              <w:top w:val="nil"/>
              <w:left w:val="single" w:sz="8" w:space="0" w:color="auto"/>
              <w:bottom w:val="single" w:sz="8" w:space="0" w:color="auto"/>
              <w:right w:val="single" w:sz="8" w:space="0" w:color="auto"/>
            </w:tcBorders>
            <w:vAlign w:val="center"/>
          </w:tcPr>
          <w:p w14:paraId="3E203C16" w14:textId="77777777" w:rsidR="00042FFD" w:rsidRDefault="00000000">
            <w:pPr>
              <w:widowControl/>
              <w:jc w:val="left"/>
              <w:rPr>
                <w:rFonts w:ascii="Arial" w:hAnsi="Arial" w:cs="Arial"/>
                <w:kern w:val="0"/>
                <w:szCs w:val="21"/>
              </w:rPr>
            </w:pPr>
            <w:r>
              <w:rPr>
                <w:rFonts w:ascii="Arial" w:hAnsi="Arial" w:cs="Arial"/>
                <w:kern w:val="0"/>
                <w:szCs w:val="21"/>
              </w:rPr>
              <w:t>Temperature of applied parts</w:t>
            </w:r>
          </w:p>
        </w:tc>
        <w:tc>
          <w:tcPr>
            <w:tcW w:w="1324" w:type="pct"/>
            <w:tcBorders>
              <w:top w:val="nil"/>
              <w:left w:val="nil"/>
              <w:bottom w:val="single" w:sz="8" w:space="0" w:color="auto"/>
              <w:right w:val="single" w:sz="8" w:space="0" w:color="auto"/>
            </w:tcBorders>
            <w:vAlign w:val="center"/>
          </w:tcPr>
          <w:p w14:paraId="75ADF4D3" w14:textId="77777777" w:rsidR="00042FFD" w:rsidRDefault="00000000">
            <w:pPr>
              <w:widowControl/>
              <w:jc w:val="left"/>
              <w:rPr>
                <w:rFonts w:ascii="Arial" w:hAnsi="Arial" w:cs="Arial"/>
                <w:kern w:val="0"/>
                <w:szCs w:val="21"/>
              </w:rPr>
            </w:pPr>
            <w:r>
              <w:rPr>
                <w:rFonts w:ascii="Arial" w:hAnsi="Arial" w:cs="Arial"/>
                <w:kern w:val="0"/>
                <w:szCs w:val="21"/>
              </w:rPr>
              <w:t>Without control the applied parts temperature rise. Cuff temperature exceed 41</w:t>
            </w:r>
            <w:r>
              <w:rPr>
                <w:rFonts w:ascii="Segoe UI Symbol" w:hAnsi="Segoe UI Symbol" w:cs="Arial"/>
                <w:kern w:val="0"/>
                <w:szCs w:val="21"/>
              </w:rPr>
              <w:t>℃</w:t>
            </w:r>
          </w:p>
        </w:tc>
        <w:tc>
          <w:tcPr>
            <w:tcW w:w="274" w:type="pct"/>
            <w:tcBorders>
              <w:top w:val="nil"/>
              <w:left w:val="nil"/>
              <w:bottom w:val="single" w:sz="8" w:space="0" w:color="auto"/>
              <w:right w:val="single" w:sz="8" w:space="0" w:color="auto"/>
            </w:tcBorders>
            <w:vAlign w:val="center"/>
          </w:tcPr>
          <w:p w14:paraId="2D9644E1"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78DD39E3"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5A02A49C" w14:textId="77777777" w:rsidR="00042FFD" w:rsidRDefault="00000000">
            <w:pPr>
              <w:widowControl/>
              <w:jc w:val="left"/>
              <w:rPr>
                <w:rFonts w:ascii="Arial" w:hAnsi="Arial" w:cs="Arial"/>
                <w:kern w:val="0"/>
                <w:szCs w:val="21"/>
              </w:rPr>
            </w:pPr>
            <w:r>
              <w:rPr>
                <w:rFonts w:ascii="Arial" w:hAnsi="Arial" w:cs="Arial"/>
                <w:kern w:val="0"/>
                <w:szCs w:val="21"/>
              </w:rPr>
              <w:t>applied parts temperature test</w:t>
            </w:r>
          </w:p>
        </w:tc>
        <w:tc>
          <w:tcPr>
            <w:tcW w:w="681" w:type="pct"/>
            <w:tcBorders>
              <w:top w:val="nil"/>
              <w:left w:val="nil"/>
              <w:bottom w:val="single" w:sz="8" w:space="0" w:color="auto"/>
              <w:right w:val="single" w:sz="8" w:space="0" w:color="auto"/>
            </w:tcBorders>
            <w:vAlign w:val="center"/>
          </w:tcPr>
          <w:p w14:paraId="3271EB49"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575C1799"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03023EBF"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82DEA06"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243" w:type="pct"/>
            <w:tcBorders>
              <w:top w:val="nil"/>
              <w:left w:val="nil"/>
              <w:bottom w:val="single" w:sz="8" w:space="0" w:color="auto"/>
              <w:right w:val="single" w:sz="8" w:space="0" w:color="auto"/>
            </w:tcBorders>
            <w:vAlign w:val="center"/>
          </w:tcPr>
          <w:p w14:paraId="6477AA58"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12</w:t>
            </w:r>
          </w:p>
        </w:tc>
      </w:tr>
      <w:tr w:rsidR="00042FFD" w14:paraId="732F59D2" w14:textId="77777777">
        <w:trPr>
          <w:trHeight w:val="555"/>
        </w:trPr>
        <w:tc>
          <w:tcPr>
            <w:tcW w:w="819" w:type="pct"/>
            <w:tcBorders>
              <w:top w:val="nil"/>
              <w:left w:val="single" w:sz="8" w:space="0" w:color="auto"/>
              <w:bottom w:val="single" w:sz="8" w:space="0" w:color="auto"/>
              <w:right w:val="single" w:sz="8" w:space="0" w:color="auto"/>
            </w:tcBorders>
            <w:vAlign w:val="center"/>
          </w:tcPr>
          <w:p w14:paraId="615BFAA2" w14:textId="77777777" w:rsidR="00042FFD" w:rsidRDefault="00000000">
            <w:pPr>
              <w:widowControl/>
              <w:jc w:val="left"/>
              <w:rPr>
                <w:rFonts w:ascii="Arial" w:hAnsi="Arial" w:cs="Arial"/>
                <w:kern w:val="0"/>
                <w:szCs w:val="21"/>
              </w:rPr>
            </w:pPr>
            <w:r>
              <w:rPr>
                <w:rFonts w:ascii="Arial" w:hAnsi="Arial" w:cs="Arial"/>
                <w:kern w:val="0"/>
                <w:szCs w:val="21"/>
              </w:rPr>
              <w:t>Acoustic energy</w:t>
            </w:r>
          </w:p>
        </w:tc>
        <w:tc>
          <w:tcPr>
            <w:tcW w:w="1324" w:type="pct"/>
            <w:tcBorders>
              <w:top w:val="nil"/>
              <w:left w:val="nil"/>
              <w:bottom w:val="single" w:sz="8" w:space="0" w:color="auto"/>
              <w:right w:val="single" w:sz="8" w:space="0" w:color="auto"/>
            </w:tcBorders>
            <w:vAlign w:val="center"/>
          </w:tcPr>
          <w:p w14:paraId="20AB08DF"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274" w:type="pct"/>
            <w:tcBorders>
              <w:top w:val="nil"/>
              <w:left w:val="nil"/>
              <w:bottom w:val="single" w:sz="8" w:space="0" w:color="auto"/>
              <w:right w:val="single" w:sz="8" w:space="0" w:color="auto"/>
            </w:tcBorders>
            <w:vAlign w:val="center"/>
          </w:tcPr>
          <w:p w14:paraId="5C801BB1"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300" w:type="pct"/>
            <w:tcBorders>
              <w:top w:val="nil"/>
              <w:left w:val="nil"/>
              <w:bottom w:val="single" w:sz="8" w:space="0" w:color="auto"/>
              <w:right w:val="single" w:sz="8" w:space="0" w:color="auto"/>
            </w:tcBorders>
            <w:vAlign w:val="center"/>
          </w:tcPr>
          <w:p w14:paraId="39B3367C"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604" w:type="pct"/>
            <w:tcBorders>
              <w:top w:val="nil"/>
              <w:left w:val="nil"/>
              <w:bottom w:val="single" w:sz="8" w:space="0" w:color="auto"/>
              <w:right w:val="single" w:sz="8" w:space="0" w:color="auto"/>
            </w:tcBorders>
            <w:vAlign w:val="center"/>
          </w:tcPr>
          <w:p w14:paraId="2B3DFD14"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681" w:type="pct"/>
            <w:tcBorders>
              <w:top w:val="nil"/>
              <w:left w:val="nil"/>
              <w:bottom w:val="single" w:sz="8" w:space="0" w:color="auto"/>
              <w:right w:val="single" w:sz="8" w:space="0" w:color="auto"/>
            </w:tcBorders>
            <w:vAlign w:val="center"/>
          </w:tcPr>
          <w:p w14:paraId="0422AD6E"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252" w:type="pct"/>
            <w:tcBorders>
              <w:top w:val="nil"/>
              <w:left w:val="nil"/>
              <w:bottom w:val="single" w:sz="8" w:space="0" w:color="auto"/>
              <w:right w:val="single" w:sz="8" w:space="0" w:color="auto"/>
            </w:tcBorders>
            <w:vAlign w:val="center"/>
          </w:tcPr>
          <w:p w14:paraId="4163FB2D"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219" w:type="pct"/>
            <w:tcBorders>
              <w:top w:val="nil"/>
              <w:left w:val="nil"/>
              <w:bottom w:val="single" w:sz="8" w:space="0" w:color="auto"/>
              <w:right w:val="single" w:sz="8" w:space="0" w:color="auto"/>
            </w:tcBorders>
            <w:vAlign w:val="center"/>
          </w:tcPr>
          <w:p w14:paraId="33A7B940"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281" w:type="pct"/>
            <w:tcBorders>
              <w:top w:val="nil"/>
              <w:left w:val="nil"/>
              <w:bottom w:val="single" w:sz="8" w:space="0" w:color="auto"/>
              <w:right w:val="single" w:sz="8" w:space="0" w:color="auto"/>
            </w:tcBorders>
            <w:vAlign w:val="center"/>
          </w:tcPr>
          <w:p w14:paraId="447AA62A"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c>
          <w:tcPr>
            <w:tcW w:w="243" w:type="pct"/>
            <w:tcBorders>
              <w:top w:val="nil"/>
              <w:left w:val="nil"/>
              <w:bottom w:val="single" w:sz="8" w:space="0" w:color="auto"/>
              <w:right w:val="single" w:sz="8" w:space="0" w:color="auto"/>
            </w:tcBorders>
            <w:vAlign w:val="center"/>
          </w:tcPr>
          <w:p w14:paraId="304571E6"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N/A</w:t>
            </w:r>
          </w:p>
        </w:tc>
      </w:tr>
      <w:tr w:rsidR="00042FFD" w14:paraId="2F15B8DF" w14:textId="77777777">
        <w:trPr>
          <w:trHeight w:val="2175"/>
        </w:trPr>
        <w:tc>
          <w:tcPr>
            <w:tcW w:w="819" w:type="pct"/>
            <w:tcBorders>
              <w:top w:val="nil"/>
              <w:left w:val="single" w:sz="8" w:space="0" w:color="auto"/>
              <w:bottom w:val="single" w:sz="8" w:space="0" w:color="auto"/>
              <w:right w:val="single" w:sz="8" w:space="0" w:color="auto"/>
            </w:tcBorders>
            <w:vAlign w:val="center"/>
          </w:tcPr>
          <w:p w14:paraId="7A95C240" w14:textId="77777777" w:rsidR="00042FFD" w:rsidRDefault="00000000">
            <w:pPr>
              <w:widowControl/>
              <w:jc w:val="left"/>
              <w:rPr>
                <w:rFonts w:ascii="Arial" w:hAnsi="Arial" w:cs="Arial"/>
                <w:kern w:val="0"/>
                <w:szCs w:val="21"/>
              </w:rPr>
            </w:pPr>
            <w:r>
              <w:rPr>
                <w:rFonts w:ascii="Arial" w:hAnsi="Arial" w:cs="Arial"/>
                <w:kern w:val="0"/>
                <w:szCs w:val="21"/>
              </w:rPr>
              <w:t>Mechanical strength</w:t>
            </w:r>
          </w:p>
        </w:tc>
        <w:tc>
          <w:tcPr>
            <w:tcW w:w="1324" w:type="pct"/>
            <w:tcBorders>
              <w:top w:val="nil"/>
              <w:left w:val="nil"/>
              <w:bottom w:val="single" w:sz="8" w:space="0" w:color="auto"/>
              <w:right w:val="single" w:sz="8" w:space="0" w:color="auto"/>
            </w:tcBorders>
            <w:vAlign w:val="center"/>
          </w:tcPr>
          <w:p w14:paraId="5E49FFEB" w14:textId="77777777" w:rsidR="00042FFD" w:rsidRDefault="00000000">
            <w:pPr>
              <w:widowControl/>
              <w:jc w:val="left"/>
              <w:rPr>
                <w:rFonts w:ascii="Arial" w:hAnsi="Arial" w:cs="Arial"/>
                <w:kern w:val="0"/>
                <w:szCs w:val="21"/>
              </w:rPr>
            </w:pPr>
            <w:r>
              <w:rPr>
                <w:rFonts w:ascii="Arial" w:hAnsi="Arial" w:cs="Arial"/>
                <w:kern w:val="0"/>
                <w:szCs w:val="21"/>
              </w:rPr>
              <w:t>The mechanical strength is not sufficient</w:t>
            </w:r>
          </w:p>
        </w:tc>
        <w:tc>
          <w:tcPr>
            <w:tcW w:w="274" w:type="pct"/>
            <w:tcBorders>
              <w:top w:val="nil"/>
              <w:left w:val="nil"/>
              <w:bottom w:val="single" w:sz="8" w:space="0" w:color="auto"/>
              <w:right w:val="single" w:sz="8" w:space="0" w:color="auto"/>
            </w:tcBorders>
            <w:vAlign w:val="center"/>
          </w:tcPr>
          <w:p w14:paraId="57EBBF26"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0A10FA6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8634D4F" w14:textId="77777777" w:rsidR="00042FFD" w:rsidRDefault="00000000">
            <w:pPr>
              <w:widowControl/>
              <w:jc w:val="left"/>
              <w:rPr>
                <w:rFonts w:ascii="Arial" w:hAnsi="Arial" w:cs="Arial"/>
                <w:kern w:val="0"/>
                <w:szCs w:val="21"/>
              </w:rPr>
            </w:pPr>
            <w:r>
              <w:rPr>
                <w:rFonts w:ascii="Arial" w:hAnsi="Arial" w:cs="Arial"/>
                <w:kern w:val="0"/>
                <w:szCs w:val="21"/>
              </w:rPr>
              <w:t>Shock ,drop test</w:t>
            </w:r>
          </w:p>
        </w:tc>
        <w:tc>
          <w:tcPr>
            <w:tcW w:w="681" w:type="pct"/>
            <w:tcBorders>
              <w:top w:val="nil"/>
              <w:left w:val="nil"/>
              <w:bottom w:val="single" w:sz="8" w:space="0" w:color="auto"/>
              <w:right w:val="single" w:sz="8" w:space="0" w:color="auto"/>
            </w:tcBorders>
            <w:vAlign w:val="center"/>
          </w:tcPr>
          <w:p w14:paraId="2499AE43"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36BEFCA8"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57EF9B56"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1E271812"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243" w:type="pct"/>
            <w:tcBorders>
              <w:top w:val="nil"/>
              <w:left w:val="nil"/>
              <w:bottom w:val="single" w:sz="8" w:space="0" w:color="auto"/>
              <w:right w:val="single" w:sz="8" w:space="0" w:color="auto"/>
            </w:tcBorders>
            <w:vAlign w:val="center"/>
          </w:tcPr>
          <w:p w14:paraId="5CD33E9B" w14:textId="77777777" w:rsidR="00042FFD" w:rsidRDefault="00000000">
            <w:pPr>
              <w:widowControl/>
              <w:jc w:val="left"/>
              <w:rPr>
                <w:rFonts w:ascii="Arial" w:hAnsi="Arial" w:cs="Arial"/>
                <w:kern w:val="0"/>
                <w:szCs w:val="21"/>
              </w:rPr>
            </w:pPr>
            <w:r>
              <w:rPr>
                <w:rFonts w:ascii="Arial" w:hAnsi="Arial" w:cs="Arial"/>
                <w:kern w:val="0"/>
                <w:szCs w:val="21"/>
              </w:rPr>
              <w:t>R1</w:t>
            </w:r>
            <w:r>
              <w:rPr>
                <w:rFonts w:ascii="Arial" w:hAnsi="Arial" w:cs="Arial" w:hint="eastAsia"/>
                <w:kern w:val="0"/>
                <w:szCs w:val="21"/>
              </w:rPr>
              <w:t>3</w:t>
            </w:r>
          </w:p>
        </w:tc>
      </w:tr>
      <w:tr w:rsidR="00042FFD" w14:paraId="340C2EB9" w14:textId="77777777">
        <w:trPr>
          <w:trHeight w:val="555"/>
        </w:trPr>
        <w:tc>
          <w:tcPr>
            <w:tcW w:w="819" w:type="pct"/>
            <w:tcBorders>
              <w:top w:val="nil"/>
              <w:left w:val="single" w:sz="8" w:space="0" w:color="auto"/>
              <w:bottom w:val="single" w:sz="8" w:space="0" w:color="auto"/>
              <w:right w:val="single" w:sz="8" w:space="0" w:color="auto"/>
            </w:tcBorders>
            <w:vAlign w:val="center"/>
          </w:tcPr>
          <w:p w14:paraId="6F620073" w14:textId="77777777" w:rsidR="00042FFD" w:rsidRDefault="00000000">
            <w:pPr>
              <w:widowControl/>
              <w:jc w:val="left"/>
              <w:rPr>
                <w:rFonts w:ascii="Arial" w:hAnsi="Arial" w:cs="Arial"/>
                <w:kern w:val="0"/>
                <w:szCs w:val="21"/>
              </w:rPr>
            </w:pPr>
            <w:r>
              <w:rPr>
                <w:rFonts w:ascii="Arial" w:hAnsi="Arial" w:cs="Arial"/>
                <w:kern w:val="0"/>
                <w:szCs w:val="21"/>
              </w:rPr>
              <w:lastRenderedPageBreak/>
              <w:t>Inner lead</w:t>
            </w:r>
          </w:p>
        </w:tc>
        <w:tc>
          <w:tcPr>
            <w:tcW w:w="1324" w:type="pct"/>
            <w:tcBorders>
              <w:top w:val="nil"/>
              <w:left w:val="nil"/>
              <w:bottom w:val="single" w:sz="8" w:space="0" w:color="auto"/>
              <w:right w:val="single" w:sz="8" w:space="0" w:color="auto"/>
            </w:tcBorders>
            <w:vAlign w:val="center"/>
          </w:tcPr>
          <w:p w14:paraId="1DB839E2" w14:textId="77777777" w:rsidR="00042FFD" w:rsidRDefault="00000000">
            <w:pPr>
              <w:widowControl/>
              <w:jc w:val="left"/>
              <w:rPr>
                <w:rFonts w:ascii="Arial" w:hAnsi="Arial" w:cs="Arial"/>
                <w:kern w:val="0"/>
                <w:szCs w:val="21"/>
              </w:rPr>
            </w:pPr>
            <w:r>
              <w:rPr>
                <w:rFonts w:ascii="Arial" w:hAnsi="Arial" w:cs="Arial"/>
                <w:kern w:val="0"/>
                <w:szCs w:val="21"/>
              </w:rPr>
              <w:t>Electrical aluminium wire with  sectional area is unqualified</w:t>
            </w:r>
          </w:p>
        </w:tc>
        <w:tc>
          <w:tcPr>
            <w:tcW w:w="274" w:type="pct"/>
            <w:tcBorders>
              <w:top w:val="nil"/>
              <w:left w:val="nil"/>
              <w:bottom w:val="single" w:sz="8" w:space="0" w:color="auto"/>
              <w:right w:val="single" w:sz="8" w:space="0" w:color="auto"/>
            </w:tcBorders>
            <w:vAlign w:val="center"/>
          </w:tcPr>
          <w:p w14:paraId="3F91618D"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47583EE1"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604" w:type="pct"/>
            <w:tcBorders>
              <w:top w:val="nil"/>
              <w:left w:val="nil"/>
              <w:bottom w:val="single" w:sz="8" w:space="0" w:color="auto"/>
              <w:right w:val="single" w:sz="8" w:space="0" w:color="auto"/>
            </w:tcBorders>
            <w:vAlign w:val="center"/>
          </w:tcPr>
          <w:p w14:paraId="1F7123B8" w14:textId="77777777" w:rsidR="00042FFD" w:rsidRDefault="00000000">
            <w:pPr>
              <w:widowControl/>
              <w:jc w:val="left"/>
              <w:rPr>
                <w:rFonts w:ascii="Arial" w:hAnsi="Arial" w:cs="Arial"/>
                <w:kern w:val="0"/>
                <w:szCs w:val="21"/>
              </w:rPr>
            </w:pPr>
            <w:r>
              <w:rPr>
                <w:rFonts w:ascii="Arial" w:hAnsi="Arial" w:cs="Arial"/>
                <w:kern w:val="0"/>
                <w:szCs w:val="21"/>
              </w:rPr>
              <w:t xml:space="preserve">Check the lead </w:t>
            </w:r>
          </w:p>
        </w:tc>
        <w:tc>
          <w:tcPr>
            <w:tcW w:w="681" w:type="pct"/>
            <w:tcBorders>
              <w:top w:val="nil"/>
              <w:left w:val="nil"/>
              <w:bottom w:val="single" w:sz="8" w:space="0" w:color="auto"/>
              <w:right w:val="single" w:sz="8" w:space="0" w:color="auto"/>
            </w:tcBorders>
            <w:vAlign w:val="center"/>
          </w:tcPr>
          <w:p w14:paraId="5274057C"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4803565D"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3151257"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281" w:type="pct"/>
            <w:tcBorders>
              <w:top w:val="nil"/>
              <w:left w:val="nil"/>
              <w:bottom w:val="single" w:sz="8" w:space="0" w:color="auto"/>
              <w:right w:val="single" w:sz="8" w:space="0" w:color="auto"/>
            </w:tcBorders>
            <w:vAlign w:val="center"/>
          </w:tcPr>
          <w:p w14:paraId="1A6D644E"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71ADCFDC" w14:textId="77777777" w:rsidR="00042FFD" w:rsidRDefault="00000000">
            <w:pPr>
              <w:widowControl/>
              <w:jc w:val="left"/>
              <w:rPr>
                <w:rFonts w:ascii="Arial" w:hAnsi="Arial" w:cs="Arial"/>
                <w:kern w:val="0"/>
                <w:szCs w:val="21"/>
              </w:rPr>
            </w:pPr>
            <w:r>
              <w:rPr>
                <w:rFonts w:ascii="Arial" w:hAnsi="Arial" w:cs="Arial"/>
                <w:kern w:val="0"/>
                <w:szCs w:val="21"/>
              </w:rPr>
              <w:t>R1</w:t>
            </w:r>
            <w:r>
              <w:rPr>
                <w:rFonts w:ascii="Arial" w:hAnsi="Arial" w:cs="Arial" w:hint="eastAsia"/>
                <w:kern w:val="0"/>
                <w:szCs w:val="21"/>
              </w:rPr>
              <w:t>4</w:t>
            </w:r>
          </w:p>
        </w:tc>
      </w:tr>
      <w:tr w:rsidR="00042FFD" w14:paraId="76BD075C" w14:textId="77777777">
        <w:trPr>
          <w:trHeight w:val="555"/>
        </w:trPr>
        <w:tc>
          <w:tcPr>
            <w:tcW w:w="819" w:type="pct"/>
            <w:tcBorders>
              <w:top w:val="nil"/>
              <w:left w:val="single" w:sz="8" w:space="0" w:color="auto"/>
              <w:bottom w:val="single" w:sz="8" w:space="0" w:color="auto"/>
              <w:right w:val="single" w:sz="8" w:space="0" w:color="auto"/>
            </w:tcBorders>
            <w:vAlign w:val="center"/>
          </w:tcPr>
          <w:p w14:paraId="5269362A" w14:textId="77777777" w:rsidR="00042FFD" w:rsidRDefault="00000000">
            <w:pPr>
              <w:widowControl/>
              <w:jc w:val="left"/>
              <w:rPr>
                <w:rFonts w:ascii="Arial" w:hAnsi="Arial" w:cs="Arial"/>
                <w:kern w:val="0"/>
                <w:szCs w:val="21"/>
              </w:rPr>
            </w:pPr>
            <w:r>
              <w:rPr>
                <w:rFonts w:ascii="Arial" w:hAnsi="Arial" w:cs="Arial"/>
                <w:kern w:val="0"/>
                <w:szCs w:val="21"/>
              </w:rPr>
              <w:t>Component fixing</w:t>
            </w:r>
          </w:p>
        </w:tc>
        <w:tc>
          <w:tcPr>
            <w:tcW w:w="1324" w:type="pct"/>
            <w:tcBorders>
              <w:top w:val="nil"/>
              <w:left w:val="nil"/>
              <w:bottom w:val="single" w:sz="8" w:space="0" w:color="auto"/>
              <w:right w:val="single" w:sz="8" w:space="0" w:color="auto"/>
            </w:tcBorders>
            <w:vAlign w:val="center"/>
          </w:tcPr>
          <w:p w14:paraId="294FC39F" w14:textId="77777777" w:rsidR="00042FFD" w:rsidRDefault="00000000">
            <w:pPr>
              <w:widowControl/>
              <w:jc w:val="left"/>
              <w:rPr>
                <w:rFonts w:ascii="Arial" w:hAnsi="Arial" w:cs="Arial"/>
                <w:kern w:val="0"/>
                <w:szCs w:val="21"/>
              </w:rPr>
            </w:pPr>
            <w:r>
              <w:rPr>
                <w:rFonts w:ascii="Arial" w:hAnsi="Arial" w:cs="Arial"/>
                <w:kern w:val="0"/>
                <w:szCs w:val="21"/>
              </w:rPr>
              <w:t>sharp corner and moved parts Rubbing with internal wire</w:t>
            </w:r>
          </w:p>
        </w:tc>
        <w:tc>
          <w:tcPr>
            <w:tcW w:w="274" w:type="pct"/>
            <w:tcBorders>
              <w:top w:val="nil"/>
              <w:left w:val="nil"/>
              <w:bottom w:val="single" w:sz="8" w:space="0" w:color="auto"/>
              <w:right w:val="single" w:sz="8" w:space="0" w:color="auto"/>
            </w:tcBorders>
            <w:vAlign w:val="center"/>
          </w:tcPr>
          <w:p w14:paraId="741086D9"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391215B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05D8C483" w14:textId="77777777" w:rsidR="00042FFD" w:rsidRDefault="00000000">
            <w:pPr>
              <w:widowControl/>
              <w:jc w:val="left"/>
              <w:rPr>
                <w:rFonts w:ascii="Arial" w:hAnsi="Arial" w:cs="Arial"/>
                <w:kern w:val="0"/>
                <w:szCs w:val="21"/>
              </w:rPr>
            </w:pPr>
            <w:r>
              <w:rPr>
                <w:rFonts w:ascii="Arial" w:hAnsi="Arial" w:cs="Arial"/>
                <w:kern w:val="0"/>
                <w:szCs w:val="21"/>
              </w:rPr>
              <w:t xml:space="preserve">Check the components </w:t>
            </w:r>
          </w:p>
        </w:tc>
        <w:tc>
          <w:tcPr>
            <w:tcW w:w="681" w:type="pct"/>
            <w:tcBorders>
              <w:top w:val="nil"/>
              <w:left w:val="nil"/>
              <w:bottom w:val="single" w:sz="8" w:space="0" w:color="auto"/>
              <w:right w:val="single" w:sz="8" w:space="0" w:color="auto"/>
            </w:tcBorders>
            <w:vAlign w:val="center"/>
          </w:tcPr>
          <w:p w14:paraId="67F788B0"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1E43C37F"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28AFA6C5"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759D9FEA"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3B0CD7BB"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15</w:t>
            </w:r>
          </w:p>
        </w:tc>
      </w:tr>
      <w:tr w:rsidR="00042FFD" w14:paraId="6BBA7438" w14:textId="77777777">
        <w:trPr>
          <w:trHeight w:val="1212"/>
        </w:trPr>
        <w:tc>
          <w:tcPr>
            <w:tcW w:w="819" w:type="pct"/>
            <w:tcBorders>
              <w:top w:val="nil"/>
              <w:left w:val="single" w:sz="8" w:space="0" w:color="auto"/>
              <w:bottom w:val="single" w:sz="8" w:space="0" w:color="auto"/>
              <w:right w:val="single" w:sz="8" w:space="0" w:color="auto"/>
            </w:tcBorders>
            <w:vAlign w:val="center"/>
          </w:tcPr>
          <w:p w14:paraId="4CD039E0" w14:textId="77777777" w:rsidR="00042FFD" w:rsidRDefault="00000000">
            <w:pPr>
              <w:widowControl/>
              <w:jc w:val="left"/>
              <w:rPr>
                <w:rFonts w:ascii="Arial" w:hAnsi="Arial" w:cs="Arial"/>
                <w:kern w:val="0"/>
                <w:szCs w:val="21"/>
              </w:rPr>
            </w:pPr>
            <w:r>
              <w:rPr>
                <w:rFonts w:ascii="Arial" w:hAnsi="Arial" w:cs="Arial"/>
                <w:kern w:val="0"/>
                <w:szCs w:val="21"/>
              </w:rPr>
              <w:t>The protective measures components</w:t>
            </w:r>
          </w:p>
        </w:tc>
        <w:tc>
          <w:tcPr>
            <w:tcW w:w="1324" w:type="pct"/>
            <w:tcBorders>
              <w:top w:val="nil"/>
              <w:left w:val="nil"/>
              <w:bottom w:val="single" w:sz="8" w:space="0" w:color="auto"/>
              <w:right w:val="single" w:sz="8" w:space="0" w:color="auto"/>
            </w:tcBorders>
            <w:vAlign w:val="center"/>
          </w:tcPr>
          <w:p w14:paraId="6B491E1D" w14:textId="77777777" w:rsidR="00042FFD" w:rsidRDefault="00000000">
            <w:pPr>
              <w:widowControl/>
              <w:jc w:val="left"/>
              <w:rPr>
                <w:rFonts w:ascii="Arial" w:hAnsi="Arial" w:cs="Arial"/>
                <w:kern w:val="0"/>
                <w:szCs w:val="21"/>
              </w:rPr>
            </w:pPr>
            <w:r>
              <w:rPr>
                <w:rFonts w:ascii="Arial" w:hAnsi="Arial" w:cs="Arial"/>
                <w:kern w:val="0"/>
                <w:szCs w:val="21"/>
              </w:rPr>
              <w:t xml:space="preserve">fire , Electric shock </w:t>
            </w:r>
          </w:p>
        </w:tc>
        <w:tc>
          <w:tcPr>
            <w:tcW w:w="274" w:type="pct"/>
            <w:tcBorders>
              <w:top w:val="nil"/>
              <w:left w:val="nil"/>
              <w:bottom w:val="single" w:sz="8" w:space="0" w:color="auto"/>
              <w:right w:val="single" w:sz="8" w:space="0" w:color="auto"/>
            </w:tcBorders>
            <w:vAlign w:val="center"/>
          </w:tcPr>
          <w:p w14:paraId="6F153345"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1B5CDE45"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54C7CED0" w14:textId="77777777" w:rsidR="00042FFD" w:rsidRDefault="00000000">
            <w:pPr>
              <w:widowControl/>
              <w:jc w:val="left"/>
              <w:rPr>
                <w:rFonts w:ascii="Arial" w:hAnsi="Arial" w:cs="Arial"/>
                <w:kern w:val="0"/>
                <w:szCs w:val="21"/>
              </w:rPr>
            </w:pPr>
            <w:r>
              <w:rPr>
                <w:rFonts w:ascii="Arial" w:hAnsi="Arial" w:cs="Arial"/>
                <w:kern w:val="0"/>
                <w:szCs w:val="21"/>
              </w:rPr>
              <w:t xml:space="preserve">Check the components </w:t>
            </w:r>
          </w:p>
        </w:tc>
        <w:tc>
          <w:tcPr>
            <w:tcW w:w="681" w:type="pct"/>
            <w:tcBorders>
              <w:top w:val="nil"/>
              <w:left w:val="nil"/>
              <w:bottom w:val="single" w:sz="8" w:space="0" w:color="auto"/>
              <w:right w:val="single" w:sz="8" w:space="0" w:color="auto"/>
            </w:tcBorders>
            <w:vAlign w:val="center"/>
          </w:tcPr>
          <w:p w14:paraId="1055E1EC"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49C8E4D7"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3AFFD83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4173E42"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ABC0FE5"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16</w:t>
            </w:r>
          </w:p>
        </w:tc>
      </w:tr>
      <w:tr w:rsidR="00042FFD" w14:paraId="5CD4BD0D" w14:textId="77777777">
        <w:trPr>
          <w:trHeight w:val="555"/>
        </w:trPr>
        <w:tc>
          <w:tcPr>
            <w:tcW w:w="819" w:type="pct"/>
            <w:tcBorders>
              <w:top w:val="nil"/>
              <w:left w:val="single" w:sz="8" w:space="0" w:color="auto"/>
              <w:bottom w:val="single" w:sz="8" w:space="0" w:color="auto"/>
              <w:right w:val="single" w:sz="8" w:space="0" w:color="auto"/>
            </w:tcBorders>
            <w:vAlign w:val="center"/>
          </w:tcPr>
          <w:p w14:paraId="6B0972BD" w14:textId="77777777" w:rsidR="00042FFD" w:rsidRDefault="00000000">
            <w:pPr>
              <w:widowControl/>
              <w:jc w:val="left"/>
              <w:rPr>
                <w:rFonts w:ascii="Arial" w:hAnsi="Arial" w:cs="Arial"/>
                <w:kern w:val="0"/>
                <w:szCs w:val="21"/>
              </w:rPr>
            </w:pPr>
            <w:r>
              <w:rPr>
                <w:rFonts w:ascii="Arial" w:hAnsi="Arial" w:cs="Arial"/>
                <w:kern w:val="0"/>
                <w:szCs w:val="21"/>
              </w:rPr>
              <w:t>Moving part (s)</w:t>
            </w:r>
          </w:p>
        </w:tc>
        <w:tc>
          <w:tcPr>
            <w:tcW w:w="1324" w:type="pct"/>
            <w:tcBorders>
              <w:top w:val="nil"/>
              <w:left w:val="nil"/>
              <w:bottom w:val="single" w:sz="8" w:space="0" w:color="auto"/>
              <w:right w:val="single" w:sz="8" w:space="0" w:color="auto"/>
            </w:tcBorders>
            <w:vAlign w:val="center"/>
          </w:tcPr>
          <w:p w14:paraId="6483BA2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2C89C0B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3BB1FB3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35FEB68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07AC710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7D79885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3A70472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00674D9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16191F5C"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636A7DD" w14:textId="77777777">
        <w:trPr>
          <w:trHeight w:val="960"/>
        </w:trPr>
        <w:tc>
          <w:tcPr>
            <w:tcW w:w="819" w:type="pct"/>
            <w:vMerge w:val="restart"/>
            <w:tcBorders>
              <w:top w:val="nil"/>
              <w:left w:val="single" w:sz="8" w:space="0" w:color="auto"/>
              <w:bottom w:val="single" w:sz="8" w:space="0" w:color="auto"/>
              <w:right w:val="single" w:sz="8" w:space="0" w:color="auto"/>
            </w:tcBorders>
            <w:vAlign w:val="center"/>
          </w:tcPr>
          <w:p w14:paraId="68657F82" w14:textId="77777777" w:rsidR="00042FFD" w:rsidRDefault="00000000">
            <w:pPr>
              <w:widowControl/>
              <w:jc w:val="left"/>
              <w:rPr>
                <w:rFonts w:ascii="Arial" w:hAnsi="Arial" w:cs="Arial"/>
                <w:kern w:val="0"/>
                <w:szCs w:val="21"/>
              </w:rPr>
            </w:pPr>
            <w:r>
              <w:rPr>
                <w:rFonts w:ascii="Arial" w:hAnsi="Arial" w:cs="Arial"/>
                <w:kern w:val="0"/>
                <w:szCs w:val="21"/>
              </w:rPr>
              <w:t>Lithium battery</w:t>
            </w:r>
          </w:p>
        </w:tc>
        <w:tc>
          <w:tcPr>
            <w:tcW w:w="1324" w:type="pct"/>
            <w:tcBorders>
              <w:top w:val="nil"/>
              <w:left w:val="nil"/>
              <w:bottom w:val="single" w:sz="8" w:space="0" w:color="auto"/>
              <w:right w:val="single" w:sz="8" w:space="0" w:color="auto"/>
            </w:tcBorders>
            <w:vAlign w:val="center"/>
          </w:tcPr>
          <w:p w14:paraId="18D97DD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6ABD4BE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7B1538C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7830FB8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0A2EF31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462F987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2AF9A79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469E02F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36E4E51F"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8AF0A03" w14:textId="77777777">
        <w:trPr>
          <w:trHeight w:val="825"/>
        </w:trPr>
        <w:tc>
          <w:tcPr>
            <w:tcW w:w="819" w:type="pct"/>
            <w:vMerge/>
            <w:tcBorders>
              <w:top w:val="nil"/>
              <w:left w:val="single" w:sz="8" w:space="0" w:color="auto"/>
              <w:bottom w:val="single" w:sz="8" w:space="0" w:color="auto"/>
              <w:right w:val="single" w:sz="8" w:space="0" w:color="auto"/>
            </w:tcBorders>
            <w:vAlign w:val="center"/>
          </w:tcPr>
          <w:p w14:paraId="79D27557"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19EC835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217685E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5AFADF3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6551BF4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0C231A0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39A92F5E"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2A8AF9E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30A2A53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6AA9A1BF"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6278F391" w14:textId="77777777">
        <w:trPr>
          <w:trHeight w:val="379"/>
        </w:trPr>
        <w:tc>
          <w:tcPr>
            <w:tcW w:w="819" w:type="pct"/>
            <w:tcBorders>
              <w:top w:val="nil"/>
              <w:left w:val="single" w:sz="8" w:space="0" w:color="auto"/>
              <w:bottom w:val="single" w:sz="8" w:space="0" w:color="auto"/>
              <w:right w:val="single" w:sz="8" w:space="0" w:color="auto"/>
            </w:tcBorders>
            <w:vAlign w:val="center"/>
          </w:tcPr>
          <w:p w14:paraId="3E1FBE9A" w14:textId="77777777" w:rsidR="00042FFD" w:rsidRDefault="00000000">
            <w:pPr>
              <w:widowControl/>
              <w:jc w:val="left"/>
              <w:rPr>
                <w:rFonts w:ascii="Arial" w:hAnsi="Arial" w:cs="Arial"/>
                <w:kern w:val="0"/>
                <w:szCs w:val="21"/>
              </w:rPr>
            </w:pPr>
            <w:r>
              <w:rPr>
                <w:rFonts w:ascii="Arial" w:hAnsi="Arial" w:cs="Arial"/>
                <w:kern w:val="0"/>
                <w:szCs w:val="21"/>
              </w:rPr>
              <w:t>Suspended masses</w:t>
            </w:r>
          </w:p>
        </w:tc>
        <w:tc>
          <w:tcPr>
            <w:tcW w:w="1324" w:type="pct"/>
            <w:tcBorders>
              <w:top w:val="nil"/>
              <w:left w:val="nil"/>
              <w:bottom w:val="single" w:sz="8" w:space="0" w:color="auto"/>
              <w:right w:val="single" w:sz="8" w:space="0" w:color="auto"/>
            </w:tcBorders>
            <w:vAlign w:val="center"/>
          </w:tcPr>
          <w:p w14:paraId="62DFE58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4276104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465AC37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2309800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3E805CB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5D7099D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43CB898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7267DC8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15832040"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6F9A581A" w14:textId="77777777">
        <w:trPr>
          <w:trHeight w:val="360"/>
        </w:trPr>
        <w:tc>
          <w:tcPr>
            <w:tcW w:w="819" w:type="pct"/>
            <w:tcBorders>
              <w:top w:val="nil"/>
              <w:left w:val="single" w:sz="8" w:space="0" w:color="auto"/>
              <w:bottom w:val="single" w:sz="8" w:space="0" w:color="auto"/>
              <w:right w:val="single" w:sz="8" w:space="0" w:color="auto"/>
            </w:tcBorders>
            <w:vAlign w:val="center"/>
          </w:tcPr>
          <w:p w14:paraId="5524E3FB" w14:textId="77777777" w:rsidR="00042FFD" w:rsidRDefault="00000000">
            <w:pPr>
              <w:widowControl/>
              <w:jc w:val="left"/>
              <w:rPr>
                <w:rFonts w:ascii="Arial" w:hAnsi="Arial" w:cs="Arial"/>
                <w:kern w:val="0"/>
                <w:szCs w:val="21"/>
              </w:rPr>
            </w:pPr>
            <w:r>
              <w:rPr>
                <w:rFonts w:ascii="Arial" w:hAnsi="Arial" w:cs="Arial"/>
                <w:kern w:val="0"/>
                <w:szCs w:val="21"/>
              </w:rPr>
              <w:t>Vibration</w:t>
            </w:r>
          </w:p>
        </w:tc>
        <w:tc>
          <w:tcPr>
            <w:tcW w:w="1324" w:type="pct"/>
            <w:tcBorders>
              <w:top w:val="nil"/>
              <w:left w:val="nil"/>
              <w:bottom w:val="single" w:sz="8" w:space="0" w:color="auto"/>
              <w:right w:val="single" w:sz="8" w:space="0" w:color="auto"/>
            </w:tcBorders>
            <w:vAlign w:val="center"/>
          </w:tcPr>
          <w:p w14:paraId="034AFA0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6E66192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5DE00C1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773CC92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71FE1EEE"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3CF5862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32292D9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70C79B8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34A66C6D"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2CA236AF" w14:textId="77777777">
        <w:trPr>
          <w:trHeight w:val="439"/>
        </w:trPr>
        <w:tc>
          <w:tcPr>
            <w:tcW w:w="819" w:type="pct"/>
            <w:tcBorders>
              <w:top w:val="nil"/>
              <w:left w:val="single" w:sz="8" w:space="0" w:color="auto"/>
              <w:bottom w:val="single" w:sz="8" w:space="0" w:color="auto"/>
              <w:right w:val="single" w:sz="8" w:space="0" w:color="auto"/>
            </w:tcBorders>
            <w:vAlign w:val="center"/>
          </w:tcPr>
          <w:p w14:paraId="0F32DABB" w14:textId="77777777" w:rsidR="00042FFD" w:rsidRDefault="00000000">
            <w:pPr>
              <w:widowControl/>
              <w:jc w:val="left"/>
              <w:rPr>
                <w:rFonts w:ascii="Arial" w:hAnsi="Arial" w:cs="Arial"/>
                <w:kern w:val="0"/>
                <w:szCs w:val="21"/>
              </w:rPr>
            </w:pPr>
            <w:r>
              <w:rPr>
                <w:rFonts w:ascii="Arial" w:hAnsi="Arial" w:cs="Arial"/>
                <w:kern w:val="0"/>
                <w:szCs w:val="21"/>
              </w:rPr>
              <w:t>Stored Energy</w:t>
            </w:r>
          </w:p>
        </w:tc>
        <w:tc>
          <w:tcPr>
            <w:tcW w:w="1324" w:type="pct"/>
            <w:tcBorders>
              <w:top w:val="nil"/>
              <w:left w:val="nil"/>
              <w:bottom w:val="single" w:sz="8" w:space="0" w:color="auto"/>
              <w:right w:val="single" w:sz="8" w:space="0" w:color="auto"/>
            </w:tcBorders>
            <w:vAlign w:val="center"/>
          </w:tcPr>
          <w:p w14:paraId="2CFDE00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2288007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568707E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15483DD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0F78DE5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2AF6476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451F3E0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5A9B37B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0FB4F831"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1A65EEE" w14:textId="77777777">
        <w:trPr>
          <w:trHeight w:val="555"/>
        </w:trPr>
        <w:tc>
          <w:tcPr>
            <w:tcW w:w="819" w:type="pct"/>
            <w:tcBorders>
              <w:top w:val="nil"/>
              <w:left w:val="single" w:sz="8" w:space="0" w:color="auto"/>
              <w:bottom w:val="single" w:sz="8" w:space="0" w:color="auto"/>
              <w:right w:val="single" w:sz="8" w:space="0" w:color="auto"/>
            </w:tcBorders>
            <w:vAlign w:val="center"/>
          </w:tcPr>
          <w:p w14:paraId="6618AAF8" w14:textId="77777777" w:rsidR="00042FFD" w:rsidRDefault="00000000">
            <w:pPr>
              <w:widowControl/>
              <w:jc w:val="left"/>
              <w:rPr>
                <w:rFonts w:ascii="Arial" w:hAnsi="Arial" w:cs="Arial"/>
                <w:kern w:val="0"/>
                <w:szCs w:val="21"/>
              </w:rPr>
            </w:pPr>
            <w:r>
              <w:rPr>
                <w:rFonts w:ascii="Arial" w:hAnsi="Arial" w:cs="Arial"/>
                <w:kern w:val="0"/>
                <w:szCs w:val="21"/>
              </w:rPr>
              <w:t>Torsion, shear and tensile force</w:t>
            </w:r>
          </w:p>
        </w:tc>
        <w:tc>
          <w:tcPr>
            <w:tcW w:w="1324" w:type="pct"/>
            <w:tcBorders>
              <w:top w:val="nil"/>
              <w:left w:val="nil"/>
              <w:bottom w:val="single" w:sz="8" w:space="0" w:color="auto"/>
              <w:right w:val="single" w:sz="8" w:space="0" w:color="auto"/>
            </w:tcBorders>
            <w:vAlign w:val="center"/>
          </w:tcPr>
          <w:p w14:paraId="5B63CC4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1EA1888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35FE913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0216728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3233922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7F7BEE5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507270B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515B0DD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2D2F10DB"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578A7D99" w14:textId="77777777">
        <w:trPr>
          <w:trHeight w:val="555"/>
        </w:trPr>
        <w:tc>
          <w:tcPr>
            <w:tcW w:w="819" w:type="pct"/>
            <w:tcBorders>
              <w:top w:val="nil"/>
              <w:left w:val="single" w:sz="8" w:space="0" w:color="auto"/>
              <w:bottom w:val="single" w:sz="8" w:space="0" w:color="auto"/>
              <w:right w:val="single" w:sz="8" w:space="0" w:color="auto"/>
            </w:tcBorders>
            <w:vAlign w:val="center"/>
          </w:tcPr>
          <w:p w14:paraId="66947ADE" w14:textId="77777777" w:rsidR="00042FFD" w:rsidRDefault="00000000">
            <w:pPr>
              <w:widowControl/>
              <w:jc w:val="left"/>
              <w:rPr>
                <w:rFonts w:ascii="Arial" w:hAnsi="Arial" w:cs="Arial"/>
                <w:kern w:val="0"/>
                <w:szCs w:val="21"/>
              </w:rPr>
            </w:pPr>
            <w:r>
              <w:rPr>
                <w:rFonts w:ascii="Arial" w:hAnsi="Arial" w:cs="Arial"/>
                <w:kern w:val="0"/>
                <w:szCs w:val="21"/>
              </w:rPr>
              <w:t>Moving and positioning of patient</w:t>
            </w:r>
          </w:p>
        </w:tc>
        <w:tc>
          <w:tcPr>
            <w:tcW w:w="1324" w:type="pct"/>
            <w:tcBorders>
              <w:top w:val="nil"/>
              <w:left w:val="nil"/>
              <w:bottom w:val="single" w:sz="8" w:space="0" w:color="auto"/>
              <w:right w:val="single" w:sz="8" w:space="0" w:color="auto"/>
            </w:tcBorders>
            <w:vAlign w:val="center"/>
          </w:tcPr>
          <w:p w14:paraId="693A8F8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06A0530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4F9D32F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5CB9134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4324A98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7088CF7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4B8B511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3AB2787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6BC3F492"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461741F5" w14:textId="77777777">
        <w:trPr>
          <w:trHeight w:val="379"/>
        </w:trPr>
        <w:tc>
          <w:tcPr>
            <w:tcW w:w="819" w:type="pct"/>
            <w:tcBorders>
              <w:top w:val="nil"/>
              <w:left w:val="single" w:sz="8" w:space="0" w:color="auto"/>
              <w:bottom w:val="single" w:sz="8" w:space="0" w:color="auto"/>
              <w:right w:val="single" w:sz="8" w:space="0" w:color="auto"/>
            </w:tcBorders>
            <w:vAlign w:val="center"/>
          </w:tcPr>
          <w:p w14:paraId="77013A75" w14:textId="77777777" w:rsidR="00042FFD" w:rsidRDefault="00000000">
            <w:pPr>
              <w:widowControl/>
              <w:jc w:val="left"/>
              <w:rPr>
                <w:rFonts w:ascii="Arial" w:hAnsi="Arial" w:cs="Arial"/>
                <w:kern w:val="0"/>
                <w:szCs w:val="21"/>
              </w:rPr>
            </w:pPr>
            <w:r>
              <w:rPr>
                <w:rFonts w:ascii="Arial" w:hAnsi="Arial" w:cs="Arial"/>
                <w:kern w:val="0"/>
                <w:szCs w:val="21"/>
              </w:rPr>
              <w:t>ultrasonic energy</w:t>
            </w:r>
          </w:p>
        </w:tc>
        <w:tc>
          <w:tcPr>
            <w:tcW w:w="1324" w:type="pct"/>
            <w:tcBorders>
              <w:top w:val="nil"/>
              <w:left w:val="nil"/>
              <w:bottom w:val="single" w:sz="8" w:space="0" w:color="auto"/>
              <w:right w:val="single" w:sz="8" w:space="0" w:color="auto"/>
            </w:tcBorders>
            <w:vAlign w:val="center"/>
          </w:tcPr>
          <w:p w14:paraId="052C9F9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1BF2BB0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49FD88E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1E79065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23F41E7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6741177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472EFDF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70D1A14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3524211E"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14686A48" w14:textId="77777777">
        <w:trPr>
          <w:trHeight w:val="342"/>
        </w:trPr>
        <w:tc>
          <w:tcPr>
            <w:tcW w:w="819" w:type="pct"/>
            <w:tcBorders>
              <w:top w:val="nil"/>
              <w:left w:val="single" w:sz="8" w:space="0" w:color="auto"/>
              <w:bottom w:val="single" w:sz="8" w:space="0" w:color="auto"/>
              <w:right w:val="single" w:sz="8" w:space="0" w:color="auto"/>
            </w:tcBorders>
            <w:vAlign w:val="center"/>
          </w:tcPr>
          <w:p w14:paraId="054A277A" w14:textId="77777777" w:rsidR="00042FFD" w:rsidRDefault="00000000">
            <w:pPr>
              <w:widowControl/>
              <w:jc w:val="left"/>
              <w:rPr>
                <w:rFonts w:ascii="Arial" w:hAnsi="Arial" w:cs="Arial"/>
                <w:kern w:val="0"/>
                <w:szCs w:val="21"/>
              </w:rPr>
            </w:pPr>
            <w:r>
              <w:rPr>
                <w:rFonts w:ascii="Arial" w:hAnsi="Arial" w:cs="Arial"/>
                <w:kern w:val="0"/>
                <w:szCs w:val="21"/>
              </w:rPr>
              <w:t>infrasound energy</w:t>
            </w:r>
          </w:p>
        </w:tc>
        <w:tc>
          <w:tcPr>
            <w:tcW w:w="1324" w:type="pct"/>
            <w:tcBorders>
              <w:top w:val="nil"/>
              <w:left w:val="nil"/>
              <w:bottom w:val="single" w:sz="8" w:space="0" w:color="auto"/>
              <w:right w:val="single" w:sz="8" w:space="0" w:color="auto"/>
            </w:tcBorders>
            <w:vAlign w:val="center"/>
          </w:tcPr>
          <w:p w14:paraId="08D9342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0FB1DAC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35223F9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7DEE21A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338ECEE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08A5354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44FA0D8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47E5F65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5C2862F0"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2E52FCF4" w14:textId="77777777">
        <w:trPr>
          <w:trHeight w:val="630"/>
        </w:trPr>
        <w:tc>
          <w:tcPr>
            <w:tcW w:w="819" w:type="pct"/>
            <w:tcBorders>
              <w:top w:val="nil"/>
              <w:left w:val="single" w:sz="8" w:space="0" w:color="auto"/>
              <w:bottom w:val="single" w:sz="8" w:space="0" w:color="auto"/>
              <w:right w:val="single" w:sz="8" w:space="0" w:color="auto"/>
            </w:tcBorders>
            <w:vAlign w:val="center"/>
          </w:tcPr>
          <w:p w14:paraId="04C1FE83" w14:textId="77777777" w:rsidR="00042FFD" w:rsidRDefault="00000000">
            <w:pPr>
              <w:widowControl/>
              <w:jc w:val="left"/>
              <w:rPr>
                <w:rFonts w:ascii="Arial" w:hAnsi="Arial" w:cs="Arial"/>
                <w:kern w:val="0"/>
                <w:szCs w:val="21"/>
              </w:rPr>
            </w:pPr>
            <w:r>
              <w:rPr>
                <w:rFonts w:ascii="Arial" w:hAnsi="Arial" w:cs="Arial"/>
                <w:kern w:val="0"/>
                <w:szCs w:val="21"/>
              </w:rPr>
              <w:t>High pressure fluid injection</w:t>
            </w:r>
          </w:p>
        </w:tc>
        <w:tc>
          <w:tcPr>
            <w:tcW w:w="1324" w:type="pct"/>
            <w:tcBorders>
              <w:top w:val="nil"/>
              <w:left w:val="nil"/>
              <w:bottom w:val="single" w:sz="8" w:space="0" w:color="auto"/>
              <w:right w:val="single" w:sz="8" w:space="0" w:color="auto"/>
            </w:tcBorders>
            <w:vAlign w:val="center"/>
          </w:tcPr>
          <w:p w14:paraId="214D9D7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399EA8B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16BB16B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2263916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60CEAA6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736B5CB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78D201D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2B9DC26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43" w:type="pct"/>
            <w:tcBorders>
              <w:top w:val="nil"/>
              <w:left w:val="nil"/>
              <w:bottom w:val="single" w:sz="8" w:space="0" w:color="auto"/>
              <w:right w:val="single" w:sz="8" w:space="0" w:color="auto"/>
            </w:tcBorders>
            <w:vAlign w:val="center"/>
          </w:tcPr>
          <w:p w14:paraId="5E383B97"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7BCA96F" w14:textId="77777777">
        <w:trPr>
          <w:trHeight w:val="630"/>
        </w:trPr>
        <w:tc>
          <w:tcPr>
            <w:tcW w:w="819" w:type="pct"/>
            <w:tcBorders>
              <w:top w:val="nil"/>
              <w:left w:val="single" w:sz="8" w:space="0" w:color="auto"/>
              <w:bottom w:val="single" w:sz="8" w:space="0" w:color="auto"/>
              <w:right w:val="single" w:sz="8" w:space="0" w:color="auto"/>
            </w:tcBorders>
            <w:vAlign w:val="center"/>
          </w:tcPr>
          <w:p w14:paraId="40BEE219" w14:textId="77777777" w:rsidR="00042FFD" w:rsidRDefault="00000000">
            <w:pPr>
              <w:widowControl/>
              <w:jc w:val="left"/>
              <w:rPr>
                <w:rFonts w:ascii="Arial" w:hAnsi="Arial" w:cs="Arial"/>
                <w:kern w:val="0"/>
                <w:szCs w:val="21"/>
              </w:rPr>
            </w:pPr>
            <w:r>
              <w:rPr>
                <w:rFonts w:ascii="Arial" w:hAnsi="Arial" w:cs="Arial" w:hint="eastAsia"/>
                <w:kern w:val="0"/>
                <w:szCs w:val="21"/>
              </w:rPr>
              <w:lastRenderedPageBreak/>
              <w:t>Infrared radiation</w:t>
            </w:r>
          </w:p>
        </w:tc>
        <w:tc>
          <w:tcPr>
            <w:tcW w:w="1324" w:type="pct"/>
            <w:tcBorders>
              <w:top w:val="nil"/>
              <w:left w:val="nil"/>
              <w:bottom w:val="single" w:sz="8" w:space="0" w:color="auto"/>
              <w:right w:val="single" w:sz="8" w:space="0" w:color="auto"/>
            </w:tcBorders>
            <w:vAlign w:val="center"/>
          </w:tcPr>
          <w:p w14:paraId="75F4C187" w14:textId="77777777" w:rsidR="00042FFD" w:rsidRDefault="00000000">
            <w:pPr>
              <w:widowControl/>
              <w:jc w:val="left"/>
              <w:rPr>
                <w:rFonts w:ascii="Arial" w:hAnsi="Arial" w:cs="Arial"/>
                <w:kern w:val="0"/>
                <w:szCs w:val="21"/>
              </w:rPr>
            </w:pPr>
            <w:r>
              <w:rPr>
                <w:rFonts w:ascii="Arial" w:hAnsi="Arial" w:cs="Arial" w:hint="eastAsia"/>
                <w:kern w:val="0"/>
                <w:szCs w:val="21"/>
              </w:rPr>
              <w:t>Infrared exceedance</w:t>
            </w:r>
          </w:p>
        </w:tc>
        <w:tc>
          <w:tcPr>
            <w:tcW w:w="274" w:type="pct"/>
            <w:tcBorders>
              <w:top w:val="nil"/>
              <w:left w:val="nil"/>
              <w:bottom w:val="single" w:sz="8" w:space="0" w:color="auto"/>
              <w:right w:val="single" w:sz="8" w:space="0" w:color="auto"/>
            </w:tcBorders>
            <w:vAlign w:val="center"/>
          </w:tcPr>
          <w:p w14:paraId="49B16030" w14:textId="77777777" w:rsidR="00042FFD" w:rsidRDefault="00000000">
            <w:pPr>
              <w:widowControl/>
              <w:jc w:val="left"/>
              <w:rPr>
                <w:rFonts w:ascii="Arial" w:hAnsi="Arial" w:cs="Arial"/>
                <w:kern w:val="0"/>
                <w:szCs w:val="21"/>
              </w:rPr>
            </w:pPr>
            <w:r>
              <w:rPr>
                <w:rFonts w:ascii="Arial" w:hAnsi="Arial" w:cs="Arial" w:hint="eastAsia"/>
                <w:kern w:val="0"/>
                <w:szCs w:val="21"/>
              </w:rPr>
              <w:t>4</w:t>
            </w:r>
          </w:p>
        </w:tc>
        <w:tc>
          <w:tcPr>
            <w:tcW w:w="300" w:type="pct"/>
            <w:tcBorders>
              <w:top w:val="nil"/>
              <w:left w:val="nil"/>
              <w:bottom w:val="single" w:sz="8" w:space="0" w:color="auto"/>
              <w:right w:val="single" w:sz="8" w:space="0" w:color="auto"/>
            </w:tcBorders>
            <w:vAlign w:val="center"/>
          </w:tcPr>
          <w:p w14:paraId="34C3ECED" w14:textId="77777777" w:rsidR="00042FFD" w:rsidRDefault="00000000">
            <w:pPr>
              <w:widowControl/>
              <w:jc w:val="left"/>
              <w:rPr>
                <w:rFonts w:ascii="Arial" w:hAnsi="Arial" w:cs="Arial"/>
                <w:kern w:val="0"/>
                <w:szCs w:val="21"/>
              </w:rPr>
            </w:pPr>
            <w:r>
              <w:rPr>
                <w:rFonts w:ascii="Arial" w:hAnsi="Arial" w:cs="Arial" w:hint="eastAsia"/>
                <w:kern w:val="0"/>
                <w:szCs w:val="21"/>
              </w:rPr>
              <w:t>3</w:t>
            </w:r>
          </w:p>
        </w:tc>
        <w:tc>
          <w:tcPr>
            <w:tcW w:w="604" w:type="pct"/>
            <w:tcBorders>
              <w:top w:val="nil"/>
              <w:left w:val="nil"/>
              <w:bottom w:val="single" w:sz="8" w:space="0" w:color="auto"/>
              <w:right w:val="single" w:sz="8" w:space="0" w:color="auto"/>
            </w:tcBorders>
            <w:vAlign w:val="center"/>
          </w:tcPr>
          <w:p w14:paraId="5B65119E" w14:textId="77777777" w:rsidR="00042FFD" w:rsidRDefault="00000000">
            <w:pPr>
              <w:widowControl/>
              <w:jc w:val="left"/>
              <w:rPr>
                <w:rFonts w:ascii="Arial" w:hAnsi="Arial" w:cs="Arial"/>
                <w:kern w:val="0"/>
                <w:szCs w:val="21"/>
              </w:rPr>
            </w:pPr>
            <w:r>
              <w:rPr>
                <w:rFonts w:ascii="Arial" w:hAnsi="Arial" w:cs="Arial"/>
                <w:kern w:val="0"/>
                <w:szCs w:val="21"/>
              </w:rPr>
              <w:t xml:space="preserve">Check the components </w:t>
            </w:r>
          </w:p>
        </w:tc>
        <w:tc>
          <w:tcPr>
            <w:tcW w:w="681" w:type="pct"/>
            <w:tcBorders>
              <w:top w:val="nil"/>
              <w:left w:val="nil"/>
              <w:bottom w:val="single" w:sz="8" w:space="0" w:color="auto"/>
              <w:right w:val="single" w:sz="8" w:space="0" w:color="auto"/>
            </w:tcBorders>
            <w:vAlign w:val="center"/>
          </w:tcPr>
          <w:p w14:paraId="4F61CC37"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75E43072"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E2376C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4190A9C1"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243" w:type="pct"/>
            <w:tcBorders>
              <w:top w:val="nil"/>
              <w:left w:val="nil"/>
              <w:bottom w:val="single" w:sz="8" w:space="0" w:color="auto"/>
              <w:right w:val="single" w:sz="8" w:space="0" w:color="auto"/>
            </w:tcBorders>
            <w:vAlign w:val="center"/>
          </w:tcPr>
          <w:p w14:paraId="65CD1572" w14:textId="77777777" w:rsidR="00042FFD" w:rsidRDefault="00000000">
            <w:pPr>
              <w:widowControl/>
              <w:jc w:val="left"/>
              <w:rPr>
                <w:rFonts w:ascii="Arial" w:hAnsi="Arial" w:cs="Arial"/>
                <w:kern w:val="0"/>
                <w:szCs w:val="21"/>
              </w:rPr>
            </w:pPr>
            <w:r>
              <w:rPr>
                <w:rFonts w:ascii="Arial" w:hAnsi="Arial" w:cs="Arial" w:hint="eastAsia"/>
                <w:kern w:val="0"/>
                <w:szCs w:val="21"/>
              </w:rPr>
              <w:t>R17</w:t>
            </w:r>
          </w:p>
        </w:tc>
      </w:tr>
      <w:tr w:rsidR="00042FFD" w14:paraId="2065A3EB" w14:textId="77777777">
        <w:trPr>
          <w:trHeight w:val="522"/>
        </w:trPr>
        <w:tc>
          <w:tcPr>
            <w:tcW w:w="2143" w:type="pct"/>
            <w:gridSpan w:val="2"/>
            <w:tcBorders>
              <w:top w:val="single" w:sz="8" w:space="0" w:color="auto"/>
              <w:left w:val="single" w:sz="8" w:space="0" w:color="auto"/>
              <w:bottom w:val="single" w:sz="8" w:space="0" w:color="auto"/>
              <w:right w:val="single" w:sz="8" w:space="0" w:color="auto"/>
            </w:tcBorders>
            <w:vAlign w:val="center"/>
          </w:tcPr>
          <w:p w14:paraId="6BBCB3D4" w14:textId="77777777" w:rsidR="00042FFD" w:rsidRDefault="00000000">
            <w:pPr>
              <w:widowControl/>
              <w:jc w:val="left"/>
              <w:rPr>
                <w:rFonts w:ascii="Arial" w:hAnsi="Arial" w:cs="Arial"/>
                <w:b/>
                <w:bCs/>
                <w:kern w:val="0"/>
                <w:szCs w:val="21"/>
              </w:rPr>
            </w:pPr>
            <w:r>
              <w:rPr>
                <w:rFonts w:ascii="Arial" w:hAnsi="Arial" w:cs="Arial" w:hint="eastAsia"/>
                <w:b/>
                <w:bCs/>
                <w:kern w:val="0"/>
                <w:szCs w:val="21"/>
              </w:rPr>
              <w:t>3</w:t>
            </w:r>
            <w:r>
              <w:rPr>
                <w:rFonts w:ascii="Arial" w:hAnsi="Arial" w:cs="Arial"/>
                <w:b/>
                <w:bCs/>
                <w:kern w:val="0"/>
                <w:szCs w:val="21"/>
              </w:rPr>
              <w:t>.2  Biological and chemical hazards</w:t>
            </w:r>
          </w:p>
        </w:tc>
        <w:tc>
          <w:tcPr>
            <w:tcW w:w="274" w:type="pct"/>
            <w:tcBorders>
              <w:top w:val="nil"/>
              <w:left w:val="nil"/>
              <w:bottom w:val="single" w:sz="8" w:space="0" w:color="auto"/>
              <w:right w:val="single" w:sz="8" w:space="0" w:color="auto"/>
            </w:tcBorders>
            <w:vAlign w:val="center"/>
          </w:tcPr>
          <w:p w14:paraId="414BC82C"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300" w:type="pct"/>
            <w:tcBorders>
              <w:top w:val="nil"/>
              <w:left w:val="nil"/>
              <w:bottom w:val="single" w:sz="8" w:space="0" w:color="auto"/>
              <w:right w:val="single" w:sz="8" w:space="0" w:color="auto"/>
            </w:tcBorders>
            <w:vAlign w:val="center"/>
          </w:tcPr>
          <w:p w14:paraId="134B1914"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04" w:type="pct"/>
            <w:tcBorders>
              <w:top w:val="nil"/>
              <w:left w:val="nil"/>
              <w:bottom w:val="single" w:sz="8" w:space="0" w:color="auto"/>
              <w:right w:val="single" w:sz="8" w:space="0" w:color="auto"/>
            </w:tcBorders>
            <w:vAlign w:val="center"/>
          </w:tcPr>
          <w:p w14:paraId="430DC69E"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81" w:type="pct"/>
            <w:tcBorders>
              <w:top w:val="nil"/>
              <w:left w:val="nil"/>
              <w:bottom w:val="single" w:sz="8" w:space="0" w:color="auto"/>
              <w:right w:val="single" w:sz="8" w:space="0" w:color="auto"/>
            </w:tcBorders>
            <w:vAlign w:val="center"/>
          </w:tcPr>
          <w:p w14:paraId="028977A4"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52" w:type="pct"/>
            <w:tcBorders>
              <w:top w:val="nil"/>
              <w:left w:val="nil"/>
              <w:bottom w:val="single" w:sz="8" w:space="0" w:color="auto"/>
              <w:right w:val="single" w:sz="8" w:space="0" w:color="auto"/>
            </w:tcBorders>
            <w:vAlign w:val="center"/>
          </w:tcPr>
          <w:p w14:paraId="6EBF72B1"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19" w:type="pct"/>
            <w:tcBorders>
              <w:top w:val="nil"/>
              <w:left w:val="nil"/>
              <w:bottom w:val="single" w:sz="8" w:space="0" w:color="auto"/>
              <w:right w:val="single" w:sz="8" w:space="0" w:color="auto"/>
            </w:tcBorders>
            <w:vAlign w:val="center"/>
          </w:tcPr>
          <w:p w14:paraId="419FDF46"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81" w:type="pct"/>
            <w:tcBorders>
              <w:top w:val="nil"/>
              <w:left w:val="nil"/>
              <w:bottom w:val="single" w:sz="8" w:space="0" w:color="auto"/>
              <w:right w:val="single" w:sz="8" w:space="0" w:color="auto"/>
            </w:tcBorders>
            <w:vAlign w:val="center"/>
          </w:tcPr>
          <w:p w14:paraId="2D454B49"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43" w:type="pct"/>
            <w:tcBorders>
              <w:top w:val="nil"/>
              <w:left w:val="nil"/>
              <w:bottom w:val="single" w:sz="8" w:space="0" w:color="auto"/>
              <w:right w:val="single" w:sz="8" w:space="0" w:color="auto"/>
            </w:tcBorders>
            <w:vAlign w:val="center"/>
          </w:tcPr>
          <w:p w14:paraId="5665F49A"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r>
      <w:tr w:rsidR="00042FFD" w14:paraId="10FD58C3" w14:textId="77777777">
        <w:trPr>
          <w:trHeight w:val="739"/>
        </w:trPr>
        <w:tc>
          <w:tcPr>
            <w:tcW w:w="819" w:type="pct"/>
            <w:vMerge w:val="restart"/>
            <w:tcBorders>
              <w:top w:val="nil"/>
              <w:left w:val="single" w:sz="8" w:space="0" w:color="auto"/>
              <w:bottom w:val="single" w:sz="8" w:space="0" w:color="auto"/>
              <w:right w:val="single" w:sz="8" w:space="0" w:color="auto"/>
            </w:tcBorders>
            <w:vAlign w:val="center"/>
          </w:tcPr>
          <w:p w14:paraId="764E3E64" w14:textId="77777777" w:rsidR="00042FFD" w:rsidRDefault="00000000">
            <w:pPr>
              <w:widowControl/>
              <w:jc w:val="left"/>
              <w:rPr>
                <w:rFonts w:ascii="Arial" w:hAnsi="Arial" w:cs="Arial"/>
                <w:kern w:val="0"/>
                <w:szCs w:val="21"/>
              </w:rPr>
            </w:pPr>
            <w:r>
              <w:rPr>
                <w:rFonts w:ascii="Arial" w:hAnsi="Arial" w:cs="Arial"/>
                <w:kern w:val="0"/>
                <w:szCs w:val="21"/>
              </w:rPr>
              <w:t>Allergenicity/Irritancy</w:t>
            </w:r>
          </w:p>
        </w:tc>
        <w:tc>
          <w:tcPr>
            <w:tcW w:w="1324" w:type="pct"/>
            <w:tcBorders>
              <w:top w:val="nil"/>
              <w:left w:val="nil"/>
              <w:bottom w:val="single" w:sz="8" w:space="0" w:color="auto"/>
              <w:right w:val="single" w:sz="8" w:space="0" w:color="auto"/>
            </w:tcBorders>
            <w:vAlign w:val="center"/>
          </w:tcPr>
          <w:p w14:paraId="32BC823B"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Biocompatibility is not qualified</w:t>
            </w:r>
            <w:r>
              <w:rPr>
                <w:rFonts w:ascii="Arial" w:hAnsi="Arial" w:cs="Arial" w:hint="eastAsia"/>
                <w:kern w:val="0"/>
                <w:szCs w:val="21"/>
                <w:lang w:bidi="ar"/>
              </w:rPr>
              <w:t xml:space="preserve"> </w:t>
            </w:r>
          </w:p>
        </w:tc>
        <w:tc>
          <w:tcPr>
            <w:tcW w:w="274" w:type="pct"/>
            <w:tcBorders>
              <w:top w:val="nil"/>
              <w:left w:val="nil"/>
              <w:bottom w:val="single" w:sz="8" w:space="0" w:color="auto"/>
              <w:right w:val="single" w:sz="8" w:space="0" w:color="auto"/>
            </w:tcBorders>
            <w:vAlign w:val="center"/>
          </w:tcPr>
          <w:p w14:paraId="04DCEDAD"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2A96A9F7"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71033155" w14:textId="77777777" w:rsidR="00042FFD" w:rsidRDefault="00000000">
            <w:pPr>
              <w:widowControl/>
              <w:jc w:val="left"/>
              <w:rPr>
                <w:rFonts w:ascii="Arial" w:hAnsi="Arial" w:cs="Arial"/>
                <w:kern w:val="0"/>
                <w:szCs w:val="21"/>
              </w:rPr>
            </w:pPr>
            <w:r>
              <w:rPr>
                <w:rFonts w:ascii="Arial" w:hAnsi="Arial" w:cs="Arial"/>
                <w:kern w:val="0"/>
                <w:szCs w:val="21"/>
              </w:rPr>
              <w:t>Biocompatibility test</w:t>
            </w:r>
          </w:p>
        </w:tc>
        <w:tc>
          <w:tcPr>
            <w:tcW w:w="681" w:type="pct"/>
            <w:tcBorders>
              <w:top w:val="nil"/>
              <w:left w:val="nil"/>
              <w:bottom w:val="single" w:sz="8" w:space="0" w:color="auto"/>
              <w:right w:val="single" w:sz="8" w:space="0" w:color="auto"/>
            </w:tcBorders>
            <w:vAlign w:val="center"/>
          </w:tcPr>
          <w:p w14:paraId="22888A75" w14:textId="77777777" w:rsidR="00042FFD" w:rsidRDefault="00000000">
            <w:pPr>
              <w:widowControl/>
              <w:jc w:val="left"/>
              <w:rPr>
                <w:rFonts w:ascii="Arial" w:hAnsi="Arial" w:cs="Arial"/>
                <w:kern w:val="0"/>
                <w:szCs w:val="21"/>
              </w:rPr>
            </w:pPr>
            <w:r>
              <w:rPr>
                <w:rFonts w:ascii="Arial" w:hAnsi="Arial" w:cs="Arial"/>
                <w:kern w:val="0"/>
                <w:szCs w:val="21"/>
              </w:rPr>
              <w:t>biocompatibility report</w:t>
            </w:r>
          </w:p>
        </w:tc>
        <w:tc>
          <w:tcPr>
            <w:tcW w:w="252" w:type="pct"/>
            <w:tcBorders>
              <w:top w:val="nil"/>
              <w:left w:val="nil"/>
              <w:bottom w:val="single" w:sz="8" w:space="0" w:color="auto"/>
              <w:right w:val="single" w:sz="8" w:space="0" w:color="auto"/>
            </w:tcBorders>
            <w:vAlign w:val="center"/>
          </w:tcPr>
          <w:p w14:paraId="6B3478A7"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570589D0"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A84E72D"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27A5716E"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18</w:t>
            </w:r>
          </w:p>
        </w:tc>
      </w:tr>
      <w:tr w:rsidR="00042FFD" w14:paraId="7E3A9C18" w14:textId="77777777">
        <w:trPr>
          <w:trHeight w:val="555"/>
        </w:trPr>
        <w:tc>
          <w:tcPr>
            <w:tcW w:w="819" w:type="pct"/>
            <w:vMerge/>
            <w:tcBorders>
              <w:top w:val="nil"/>
              <w:left w:val="single" w:sz="8" w:space="0" w:color="auto"/>
              <w:bottom w:val="single" w:sz="8" w:space="0" w:color="auto"/>
              <w:right w:val="single" w:sz="8" w:space="0" w:color="auto"/>
            </w:tcBorders>
            <w:vAlign w:val="center"/>
          </w:tcPr>
          <w:p w14:paraId="6242F579"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3DD00B7C"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can't clean the</w:t>
            </w:r>
            <w:r>
              <w:rPr>
                <w:rFonts w:ascii="Arial" w:hAnsi="Arial" w:cs="Arial" w:hint="eastAsia"/>
                <w:kern w:val="0"/>
                <w:szCs w:val="21"/>
                <w:lang w:bidi="ar"/>
              </w:rPr>
              <w:t xml:space="preserve"> applied part</w:t>
            </w:r>
            <w:r>
              <w:rPr>
                <w:rFonts w:ascii="Arial" w:hAnsi="Arial" w:cs="Arial"/>
                <w:kern w:val="0"/>
                <w:szCs w:val="21"/>
                <w:lang w:bidi="ar"/>
              </w:rPr>
              <w:t xml:space="preserve"> on time,users share the same </w:t>
            </w:r>
            <w:r>
              <w:rPr>
                <w:rFonts w:ascii="Arial" w:hAnsi="Arial" w:cs="Arial" w:hint="eastAsia"/>
                <w:kern w:val="0"/>
                <w:szCs w:val="21"/>
                <w:lang w:bidi="ar"/>
              </w:rPr>
              <w:t>device</w:t>
            </w:r>
            <w:r>
              <w:rPr>
                <w:rFonts w:ascii="Arial" w:hAnsi="Arial" w:cs="Arial"/>
                <w:kern w:val="0"/>
                <w:szCs w:val="21"/>
                <w:lang w:bidi="ar"/>
              </w:rPr>
              <w:t xml:space="preserve"> </w:t>
            </w:r>
          </w:p>
        </w:tc>
        <w:tc>
          <w:tcPr>
            <w:tcW w:w="274" w:type="pct"/>
            <w:tcBorders>
              <w:top w:val="nil"/>
              <w:left w:val="nil"/>
              <w:bottom w:val="single" w:sz="8" w:space="0" w:color="auto"/>
              <w:right w:val="single" w:sz="8" w:space="0" w:color="auto"/>
            </w:tcBorders>
            <w:vAlign w:val="center"/>
          </w:tcPr>
          <w:p w14:paraId="7155566E"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71E1B79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7B4DF366"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p>
        </w:tc>
        <w:tc>
          <w:tcPr>
            <w:tcW w:w="681" w:type="pct"/>
            <w:tcBorders>
              <w:top w:val="nil"/>
              <w:left w:val="nil"/>
              <w:bottom w:val="single" w:sz="8" w:space="0" w:color="auto"/>
              <w:right w:val="single" w:sz="8" w:space="0" w:color="auto"/>
            </w:tcBorders>
            <w:vAlign w:val="center"/>
          </w:tcPr>
          <w:p w14:paraId="787F8983" w14:textId="77777777" w:rsidR="00042FFD" w:rsidRDefault="00000000">
            <w:pPr>
              <w:widowControl/>
              <w:jc w:val="left"/>
              <w:rPr>
                <w:rFonts w:ascii="Arial" w:hAnsi="Arial" w:cs="Arial"/>
                <w:kern w:val="0"/>
                <w:szCs w:val="21"/>
              </w:rPr>
            </w:pPr>
            <w:r>
              <w:rPr>
                <w:rFonts w:ascii="Arial" w:hAnsi="Arial" w:cs="Arial"/>
                <w:kern w:val="0"/>
                <w:szCs w:val="21"/>
              </w:rPr>
              <w:t>operation guide</w:t>
            </w:r>
          </w:p>
        </w:tc>
        <w:tc>
          <w:tcPr>
            <w:tcW w:w="252" w:type="pct"/>
            <w:tcBorders>
              <w:top w:val="nil"/>
              <w:left w:val="nil"/>
              <w:bottom w:val="single" w:sz="8" w:space="0" w:color="auto"/>
              <w:right w:val="single" w:sz="8" w:space="0" w:color="auto"/>
            </w:tcBorders>
            <w:vAlign w:val="center"/>
          </w:tcPr>
          <w:p w14:paraId="4FCB515D"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45FD307B"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1D39B467"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49CAA577"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19</w:t>
            </w:r>
          </w:p>
        </w:tc>
      </w:tr>
      <w:tr w:rsidR="00042FFD" w14:paraId="3E9B4CA7" w14:textId="77777777">
        <w:trPr>
          <w:trHeight w:val="439"/>
        </w:trPr>
        <w:tc>
          <w:tcPr>
            <w:tcW w:w="819" w:type="pct"/>
            <w:tcBorders>
              <w:top w:val="nil"/>
              <w:left w:val="single" w:sz="8" w:space="0" w:color="auto"/>
              <w:bottom w:val="single" w:sz="8" w:space="0" w:color="auto"/>
              <w:right w:val="single" w:sz="8" w:space="0" w:color="auto"/>
            </w:tcBorders>
            <w:vAlign w:val="center"/>
          </w:tcPr>
          <w:p w14:paraId="29834B11" w14:textId="77777777" w:rsidR="00042FFD" w:rsidRDefault="00000000">
            <w:pPr>
              <w:widowControl/>
              <w:jc w:val="left"/>
              <w:rPr>
                <w:rFonts w:ascii="Arial" w:hAnsi="Arial" w:cs="Arial"/>
                <w:kern w:val="0"/>
                <w:szCs w:val="21"/>
              </w:rPr>
            </w:pPr>
            <w:r>
              <w:rPr>
                <w:rFonts w:ascii="Arial" w:hAnsi="Arial" w:cs="Arial"/>
                <w:kern w:val="0"/>
                <w:szCs w:val="21"/>
              </w:rPr>
              <w:t>Bacteria</w:t>
            </w:r>
          </w:p>
        </w:tc>
        <w:tc>
          <w:tcPr>
            <w:tcW w:w="1324" w:type="pct"/>
            <w:tcBorders>
              <w:top w:val="nil"/>
              <w:left w:val="nil"/>
              <w:bottom w:val="single" w:sz="8" w:space="0" w:color="auto"/>
              <w:right w:val="single" w:sz="8" w:space="0" w:color="auto"/>
            </w:tcBorders>
            <w:vAlign w:val="center"/>
          </w:tcPr>
          <w:p w14:paraId="2CE398E1"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326CB11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0ED20EB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2B8BD3D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2E4A593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754C52D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0C13CC9E"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6E9D854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2C0E6090"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7DA639A3" w14:textId="77777777">
        <w:trPr>
          <w:trHeight w:val="439"/>
        </w:trPr>
        <w:tc>
          <w:tcPr>
            <w:tcW w:w="819" w:type="pct"/>
            <w:tcBorders>
              <w:top w:val="nil"/>
              <w:left w:val="single" w:sz="8" w:space="0" w:color="auto"/>
              <w:bottom w:val="single" w:sz="8" w:space="0" w:color="auto"/>
              <w:right w:val="single" w:sz="8" w:space="0" w:color="auto"/>
            </w:tcBorders>
            <w:vAlign w:val="center"/>
          </w:tcPr>
          <w:p w14:paraId="66D8826D" w14:textId="77777777" w:rsidR="00042FFD" w:rsidRDefault="00000000">
            <w:pPr>
              <w:widowControl/>
              <w:jc w:val="left"/>
              <w:rPr>
                <w:rFonts w:ascii="Arial" w:hAnsi="Arial" w:cs="Arial"/>
                <w:kern w:val="0"/>
                <w:szCs w:val="21"/>
              </w:rPr>
            </w:pPr>
            <w:r>
              <w:rPr>
                <w:rFonts w:ascii="Arial" w:hAnsi="Arial" w:cs="Arial"/>
                <w:kern w:val="0"/>
                <w:szCs w:val="21"/>
              </w:rPr>
              <w:t>Viruses</w:t>
            </w:r>
          </w:p>
        </w:tc>
        <w:tc>
          <w:tcPr>
            <w:tcW w:w="1324" w:type="pct"/>
            <w:tcBorders>
              <w:top w:val="nil"/>
              <w:left w:val="nil"/>
              <w:bottom w:val="single" w:sz="8" w:space="0" w:color="auto"/>
              <w:right w:val="single" w:sz="8" w:space="0" w:color="auto"/>
            </w:tcBorders>
            <w:vAlign w:val="center"/>
          </w:tcPr>
          <w:p w14:paraId="1B106EA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6072F64E"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355FFA2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3E0CB8F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092156F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5F121D2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54F4DEFE"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511BAC3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2DAA69B6"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6C43520C" w14:textId="77777777">
        <w:trPr>
          <w:trHeight w:val="439"/>
        </w:trPr>
        <w:tc>
          <w:tcPr>
            <w:tcW w:w="819" w:type="pct"/>
            <w:tcBorders>
              <w:top w:val="nil"/>
              <w:left w:val="single" w:sz="8" w:space="0" w:color="auto"/>
              <w:bottom w:val="single" w:sz="8" w:space="0" w:color="auto"/>
              <w:right w:val="single" w:sz="8" w:space="0" w:color="auto"/>
            </w:tcBorders>
            <w:vAlign w:val="center"/>
          </w:tcPr>
          <w:p w14:paraId="6CFE3034" w14:textId="77777777" w:rsidR="00042FFD" w:rsidRDefault="00000000">
            <w:pPr>
              <w:widowControl/>
              <w:jc w:val="left"/>
              <w:rPr>
                <w:rFonts w:ascii="Arial" w:hAnsi="Arial" w:cs="Arial"/>
                <w:kern w:val="0"/>
                <w:szCs w:val="21"/>
              </w:rPr>
            </w:pPr>
            <w:r>
              <w:rPr>
                <w:rFonts w:ascii="Arial" w:hAnsi="Arial" w:cs="Arial"/>
                <w:kern w:val="0"/>
                <w:szCs w:val="21"/>
              </w:rPr>
              <w:t>Other agents</w:t>
            </w:r>
          </w:p>
        </w:tc>
        <w:tc>
          <w:tcPr>
            <w:tcW w:w="1324" w:type="pct"/>
            <w:tcBorders>
              <w:top w:val="nil"/>
              <w:left w:val="nil"/>
              <w:bottom w:val="single" w:sz="8" w:space="0" w:color="auto"/>
              <w:right w:val="single" w:sz="8" w:space="0" w:color="auto"/>
            </w:tcBorders>
            <w:vAlign w:val="center"/>
          </w:tcPr>
          <w:p w14:paraId="6E8C1CD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103A8DB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315B6ED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1BB7DAE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77560E4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3B6FDB9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4D48297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646B8C8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0CF9F547"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5DF790C" w14:textId="77777777">
        <w:trPr>
          <w:trHeight w:val="1320"/>
        </w:trPr>
        <w:tc>
          <w:tcPr>
            <w:tcW w:w="819" w:type="pct"/>
            <w:tcBorders>
              <w:top w:val="nil"/>
              <w:left w:val="single" w:sz="8" w:space="0" w:color="auto"/>
              <w:bottom w:val="single" w:sz="8" w:space="0" w:color="auto"/>
              <w:right w:val="single" w:sz="8" w:space="0" w:color="auto"/>
            </w:tcBorders>
            <w:vAlign w:val="center"/>
          </w:tcPr>
          <w:p w14:paraId="6DAF8B78" w14:textId="77777777" w:rsidR="00042FFD" w:rsidRDefault="00000000">
            <w:pPr>
              <w:widowControl/>
              <w:jc w:val="left"/>
              <w:rPr>
                <w:rFonts w:ascii="Arial" w:hAnsi="Arial" w:cs="Arial"/>
                <w:kern w:val="0"/>
                <w:szCs w:val="21"/>
              </w:rPr>
            </w:pPr>
            <w:r>
              <w:rPr>
                <w:rFonts w:ascii="Arial" w:hAnsi="Arial" w:cs="Arial"/>
                <w:kern w:val="0"/>
                <w:szCs w:val="21"/>
              </w:rPr>
              <w:t>Exposure of airway, tissues, environment or property, to foreign materials</w:t>
            </w:r>
          </w:p>
        </w:tc>
        <w:tc>
          <w:tcPr>
            <w:tcW w:w="1324" w:type="pct"/>
            <w:tcBorders>
              <w:top w:val="nil"/>
              <w:left w:val="nil"/>
              <w:bottom w:val="single" w:sz="8" w:space="0" w:color="auto"/>
              <w:right w:val="single" w:sz="8" w:space="0" w:color="auto"/>
            </w:tcBorders>
            <w:vAlign w:val="center"/>
          </w:tcPr>
          <w:p w14:paraId="0286773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7B97BC0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0716982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08D878D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739FE9E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58DD260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3709803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0287858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24199E6D"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50C45E3" w14:textId="77777777">
        <w:trPr>
          <w:trHeight w:val="1219"/>
        </w:trPr>
        <w:tc>
          <w:tcPr>
            <w:tcW w:w="819" w:type="pct"/>
            <w:tcBorders>
              <w:top w:val="nil"/>
              <w:left w:val="single" w:sz="8" w:space="0" w:color="auto"/>
              <w:bottom w:val="single" w:sz="8" w:space="0" w:color="auto"/>
              <w:right w:val="single" w:sz="8" w:space="0" w:color="auto"/>
            </w:tcBorders>
            <w:vAlign w:val="center"/>
          </w:tcPr>
          <w:p w14:paraId="69336360" w14:textId="77777777" w:rsidR="00042FFD" w:rsidRDefault="00000000">
            <w:pPr>
              <w:widowControl/>
              <w:jc w:val="left"/>
              <w:rPr>
                <w:rFonts w:ascii="Arial" w:hAnsi="Arial" w:cs="Arial"/>
                <w:kern w:val="0"/>
                <w:szCs w:val="21"/>
              </w:rPr>
            </w:pPr>
            <w:r>
              <w:rPr>
                <w:rFonts w:ascii="Arial" w:hAnsi="Arial" w:cs="Arial"/>
                <w:kern w:val="0"/>
                <w:szCs w:val="21"/>
              </w:rPr>
              <w:t>degradation produt,medical gas,Anesthesia products</w:t>
            </w:r>
          </w:p>
        </w:tc>
        <w:tc>
          <w:tcPr>
            <w:tcW w:w="1324" w:type="pct"/>
            <w:tcBorders>
              <w:top w:val="nil"/>
              <w:left w:val="nil"/>
              <w:bottom w:val="single" w:sz="8" w:space="0" w:color="auto"/>
              <w:right w:val="single" w:sz="8" w:space="0" w:color="auto"/>
            </w:tcBorders>
            <w:vAlign w:val="center"/>
          </w:tcPr>
          <w:p w14:paraId="7378458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6810E65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6B62B48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44B4C66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662D621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76182CE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187F3DA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646D489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4F86E501"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6E2B69F" w14:textId="77777777">
        <w:trPr>
          <w:trHeight w:val="439"/>
        </w:trPr>
        <w:tc>
          <w:tcPr>
            <w:tcW w:w="819" w:type="pct"/>
            <w:tcBorders>
              <w:top w:val="nil"/>
              <w:left w:val="single" w:sz="8" w:space="0" w:color="auto"/>
              <w:bottom w:val="single" w:sz="8" w:space="0" w:color="auto"/>
              <w:right w:val="single" w:sz="8" w:space="0" w:color="auto"/>
            </w:tcBorders>
            <w:vAlign w:val="center"/>
          </w:tcPr>
          <w:p w14:paraId="42E1C5DE" w14:textId="77777777" w:rsidR="00042FFD" w:rsidRDefault="00000000">
            <w:pPr>
              <w:widowControl/>
              <w:jc w:val="left"/>
              <w:rPr>
                <w:rFonts w:ascii="Arial" w:hAnsi="Arial" w:cs="Arial"/>
                <w:kern w:val="0"/>
                <w:szCs w:val="21"/>
              </w:rPr>
            </w:pPr>
            <w:r>
              <w:rPr>
                <w:rFonts w:ascii="Arial" w:hAnsi="Arial" w:cs="Arial"/>
                <w:kern w:val="0"/>
                <w:szCs w:val="21"/>
              </w:rPr>
              <w:t>Pyrogenicity</w:t>
            </w:r>
          </w:p>
        </w:tc>
        <w:tc>
          <w:tcPr>
            <w:tcW w:w="1324" w:type="pct"/>
            <w:tcBorders>
              <w:top w:val="nil"/>
              <w:left w:val="nil"/>
              <w:bottom w:val="single" w:sz="8" w:space="0" w:color="auto"/>
              <w:right w:val="single" w:sz="8" w:space="0" w:color="auto"/>
            </w:tcBorders>
            <w:vAlign w:val="center"/>
          </w:tcPr>
          <w:p w14:paraId="6A70BC8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01FD4995"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6CFC97FE"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315FD45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4461580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657B099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3C2CBCA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1B4E2CB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2116E883"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42CBFCD7" w14:textId="77777777">
        <w:trPr>
          <w:trHeight w:val="559"/>
        </w:trPr>
        <w:tc>
          <w:tcPr>
            <w:tcW w:w="2143" w:type="pct"/>
            <w:gridSpan w:val="2"/>
            <w:tcBorders>
              <w:top w:val="single" w:sz="8" w:space="0" w:color="auto"/>
              <w:left w:val="single" w:sz="8" w:space="0" w:color="auto"/>
              <w:bottom w:val="single" w:sz="8" w:space="0" w:color="auto"/>
              <w:right w:val="single" w:sz="8" w:space="0" w:color="auto"/>
            </w:tcBorders>
            <w:vAlign w:val="center"/>
          </w:tcPr>
          <w:p w14:paraId="42849ABF" w14:textId="77777777" w:rsidR="00042FFD" w:rsidRDefault="00000000">
            <w:pPr>
              <w:widowControl/>
              <w:jc w:val="left"/>
              <w:rPr>
                <w:rFonts w:ascii="Arial" w:hAnsi="Arial" w:cs="Arial"/>
                <w:b/>
                <w:bCs/>
                <w:kern w:val="0"/>
                <w:szCs w:val="21"/>
              </w:rPr>
            </w:pPr>
            <w:r>
              <w:rPr>
                <w:rFonts w:ascii="Arial" w:hAnsi="Arial" w:cs="Arial" w:hint="eastAsia"/>
                <w:b/>
                <w:bCs/>
                <w:kern w:val="0"/>
                <w:szCs w:val="21"/>
              </w:rPr>
              <w:t>3</w:t>
            </w:r>
            <w:r>
              <w:rPr>
                <w:rFonts w:ascii="Arial" w:hAnsi="Arial" w:cs="Arial"/>
                <w:b/>
                <w:bCs/>
                <w:kern w:val="0"/>
                <w:szCs w:val="21"/>
              </w:rPr>
              <w:t>.3  Operational hazards</w:t>
            </w:r>
          </w:p>
        </w:tc>
        <w:tc>
          <w:tcPr>
            <w:tcW w:w="274" w:type="pct"/>
            <w:tcBorders>
              <w:top w:val="nil"/>
              <w:left w:val="nil"/>
              <w:bottom w:val="single" w:sz="8" w:space="0" w:color="auto"/>
              <w:right w:val="single" w:sz="8" w:space="0" w:color="auto"/>
            </w:tcBorders>
            <w:vAlign w:val="center"/>
          </w:tcPr>
          <w:p w14:paraId="743178EF"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300" w:type="pct"/>
            <w:tcBorders>
              <w:top w:val="nil"/>
              <w:left w:val="nil"/>
              <w:bottom w:val="single" w:sz="8" w:space="0" w:color="auto"/>
              <w:right w:val="single" w:sz="8" w:space="0" w:color="auto"/>
            </w:tcBorders>
            <w:vAlign w:val="center"/>
          </w:tcPr>
          <w:p w14:paraId="28F96A14"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04" w:type="pct"/>
            <w:tcBorders>
              <w:top w:val="nil"/>
              <w:left w:val="nil"/>
              <w:bottom w:val="single" w:sz="8" w:space="0" w:color="auto"/>
              <w:right w:val="single" w:sz="8" w:space="0" w:color="auto"/>
            </w:tcBorders>
            <w:vAlign w:val="center"/>
          </w:tcPr>
          <w:p w14:paraId="0367417C"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81" w:type="pct"/>
            <w:tcBorders>
              <w:top w:val="nil"/>
              <w:left w:val="nil"/>
              <w:bottom w:val="single" w:sz="8" w:space="0" w:color="auto"/>
              <w:right w:val="single" w:sz="8" w:space="0" w:color="auto"/>
            </w:tcBorders>
            <w:vAlign w:val="center"/>
          </w:tcPr>
          <w:p w14:paraId="2B47D8B6"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52" w:type="pct"/>
            <w:tcBorders>
              <w:top w:val="nil"/>
              <w:left w:val="nil"/>
              <w:bottom w:val="single" w:sz="8" w:space="0" w:color="auto"/>
              <w:right w:val="single" w:sz="8" w:space="0" w:color="auto"/>
            </w:tcBorders>
            <w:vAlign w:val="center"/>
          </w:tcPr>
          <w:p w14:paraId="7E518D76"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19" w:type="pct"/>
            <w:tcBorders>
              <w:top w:val="nil"/>
              <w:left w:val="nil"/>
              <w:bottom w:val="single" w:sz="8" w:space="0" w:color="auto"/>
              <w:right w:val="single" w:sz="8" w:space="0" w:color="auto"/>
            </w:tcBorders>
            <w:vAlign w:val="center"/>
          </w:tcPr>
          <w:p w14:paraId="19ACF5C9"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81" w:type="pct"/>
            <w:tcBorders>
              <w:top w:val="nil"/>
              <w:left w:val="nil"/>
              <w:bottom w:val="single" w:sz="8" w:space="0" w:color="auto"/>
              <w:right w:val="single" w:sz="8" w:space="0" w:color="auto"/>
            </w:tcBorders>
            <w:vAlign w:val="center"/>
          </w:tcPr>
          <w:p w14:paraId="1B5DD4B2"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719" w:type="dxa"/>
            <w:tcBorders>
              <w:top w:val="nil"/>
              <w:left w:val="nil"/>
              <w:bottom w:val="single" w:sz="8" w:space="0" w:color="auto"/>
              <w:right w:val="single" w:sz="8" w:space="0" w:color="auto"/>
            </w:tcBorders>
            <w:vAlign w:val="center"/>
          </w:tcPr>
          <w:p w14:paraId="79B57EBC"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r>
      <w:tr w:rsidR="00042FFD" w14:paraId="3AFCE26C" w14:textId="77777777">
        <w:trPr>
          <w:trHeight w:val="2445"/>
        </w:trPr>
        <w:tc>
          <w:tcPr>
            <w:tcW w:w="819" w:type="pct"/>
            <w:tcBorders>
              <w:top w:val="nil"/>
              <w:left w:val="single" w:sz="8" w:space="0" w:color="auto"/>
              <w:bottom w:val="single" w:sz="8" w:space="0" w:color="auto"/>
              <w:right w:val="single" w:sz="8" w:space="0" w:color="auto"/>
            </w:tcBorders>
            <w:vAlign w:val="center"/>
          </w:tcPr>
          <w:p w14:paraId="26AF9867" w14:textId="77777777" w:rsidR="00042FFD" w:rsidRDefault="00000000">
            <w:pPr>
              <w:widowControl/>
              <w:jc w:val="left"/>
              <w:rPr>
                <w:rFonts w:ascii="Arial" w:hAnsi="Arial" w:cs="Arial"/>
                <w:kern w:val="0"/>
                <w:szCs w:val="21"/>
              </w:rPr>
            </w:pPr>
            <w:r>
              <w:rPr>
                <w:rFonts w:ascii="Arial" w:hAnsi="Arial" w:cs="Arial"/>
                <w:kern w:val="0"/>
                <w:szCs w:val="21"/>
              </w:rPr>
              <w:lastRenderedPageBreak/>
              <w:t>Construction of connectors</w:t>
            </w:r>
          </w:p>
        </w:tc>
        <w:tc>
          <w:tcPr>
            <w:tcW w:w="1324" w:type="pct"/>
            <w:tcBorders>
              <w:top w:val="nil"/>
              <w:left w:val="nil"/>
              <w:bottom w:val="single" w:sz="8" w:space="0" w:color="auto"/>
              <w:right w:val="single" w:sz="8" w:space="0" w:color="auto"/>
            </w:tcBorders>
            <w:vAlign w:val="center"/>
          </w:tcPr>
          <w:p w14:paraId="39766828"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74" w:type="pct"/>
            <w:tcBorders>
              <w:top w:val="nil"/>
              <w:left w:val="nil"/>
              <w:bottom w:val="single" w:sz="8" w:space="0" w:color="auto"/>
              <w:right w:val="single" w:sz="8" w:space="0" w:color="auto"/>
            </w:tcBorders>
            <w:vAlign w:val="center"/>
          </w:tcPr>
          <w:p w14:paraId="0E869DFA"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300" w:type="pct"/>
            <w:tcBorders>
              <w:top w:val="nil"/>
              <w:left w:val="nil"/>
              <w:bottom w:val="single" w:sz="8" w:space="0" w:color="auto"/>
              <w:right w:val="single" w:sz="8" w:space="0" w:color="auto"/>
            </w:tcBorders>
            <w:vAlign w:val="center"/>
          </w:tcPr>
          <w:p w14:paraId="5D673252"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04" w:type="pct"/>
            <w:tcBorders>
              <w:top w:val="nil"/>
              <w:left w:val="nil"/>
              <w:bottom w:val="single" w:sz="8" w:space="0" w:color="auto"/>
              <w:right w:val="single" w:sz="8" w:space="0" w:color="auto"/>
            </w:tcBorders>
            <w:vAlign w:val="center"/>
          </w:tcPr>
          <w:p w14:paraId="5B025DF6"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81" w:type="pct"/>
            <w:tcBorders>
              <w:top w:val="nil"/>
              <w:left w:val="nil"/>
              <w:bottom w:val="single" w:sz="8" w:space="0" w:color="auto"/>
              <w:right w:val="single" w:sz="8" w:space="0" w:color="auto"/>
            </w:tcBorders>
            <w:vAlign w:val="center"/>
          </w:tcPr>
          <w:p w14:paraId="04DB8EF9"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52" w:type="pct"/>
            <w:tcBorders>
              <w:top w:val="nil"/>
              <w:left w:val="nil"/>
              <w:bottom w:val="single" w:sz="8" w:space="0" w:color="auto"/>
              <w:right w:val="single" w:sz="8" w:space="0" w:color="auto"/>
            </w:tcBorders>
            <w:vAlign w:val="center"/>
          </w:tcPr>
          <w:p w14:paraId="76088972"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19" w:type="pct"/>
            <w:tcBorders>
              <w:top w:val="nil"/>
              <w:left w:val="nil"/>
              <w:bottom w:val="single" w:sz="8" w:space="0" w:color="auto"/>
              <w:right w:val="single" w:sz="8" w:space="0" w:color="auto"/>
            </w:tcBorders>
            <w:vAlign w:val="center"/>
          </w:tcPr>
          <w:p w14:paraId="408DD3F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1C08DCBC"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719" w:type="dxa"/>
            <w:tcBorders>
              <w:top w:val="nil"/>
              <w:left w:val="nil"/>
              <w:bottom w:val="single" w:sz="8" w:space="0" w:color="auto"/>
              <w:right w:val="single" w:sz="8" w:space="0" w:color="auto"/>
            </w:tcBorders>
            <w:vAlign w:val="center"/>
          </w:tcPr>
          <w:p w14:paraId="1B08C867"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6E386CE8" w14:textId="77777777">
        <w:trPr>
          <w:trHeight w:val="825"/>
        </w:trPr>
        <w:tc>
          <w:tcPr>
            <w:tcW w:w="819" w:type="pct"/>
            <w:tcBorders>
              <w:top w:val="nil"/>
              <w:left w:val="single" w:sz="8" w:space="0" w:color="auto"/>
              <w:bottom w:val="single" w:sz="8" w:space="0" w:color="auto"/>
              <w:right w:val="single" w:sz="8" w:space="0" w:color="auto"/>
            </w:tcBorders>
            <w:vAlign w:val="center"/>
          </w:tcPr>
          <w:p w14:paraId="12871C42" w14:textId="77777777" w:rsidR="00042FFD" w:rsidRDefault="00000000">
            <w:pPr>
              <w:widowControl/>
              <w:jc w:val="left"/>
              <w:textAlignment w:val="center"/>
              <w:rPr>
                <w:rFonts w:ascii="Arial" w:hAnsi="Arial" w:cs="Arial"/>
                <w:kern w:val="0"/>
                <w:szCs w:val="21"/>
                <w:highlight w:val="yellow"/>
              </w:rPr>
            </w:pPr>
            <w:r>
              <w:rPr>
                <w:rFonts w:ascii="Arial" w:hAnsi="Arial" w:cs="Arial" w:hint="eastAsia"/>
                <w:color w:val="000000"/>
                <w:kern w:val="0"/>
                <w:szCs w:val="21"/>
                <w:lang w:bidi="ar"/>
              </w:rPr>
              <w:t>Temperature</w:t>
            </w:r>
            <w:r>
              <w:rPr>
                <w:rFonts w:ascii="Arial" w:hAnsi="Arial" w:cs="Arial"/>
                <w:color w:val="000000"/>
                <w:kern w:val="0"/>
                <w:szCs w:val="21"/>
                <w:lang w:bidi="ar"/>
              </w:rPr>
              <w:t xml:space="preserve"> transducer accuracy</w:t>
            </w:r>
          </w:p>
        </w:tc>
        <w:tc>
          <w:tcPr>
            <w:tcW w:w="1324" w:type="pct"/>
            <w:tcBorders>
              <w:top w:val="nil"/>
              <w:left w:val="nil"/>
              <w:bottom w:val="single" w:sz="8" w:space="0" w:color="auto"/>
              <w:right w:val="single" w:sz="8" w:space="0" w:color="auto"/>
            </w:tcBorders>
            <w:vAlign w:val="center"/>
          </w:tcPr>
          <w:p w14:paraId="6453CD57"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 xml:space="preserve">the </w:t>
            </w:r>
            <w:r>
              <w:rPr>
                <w:rFonts w:ascii="Arial" w:hAnsi="Arial" w:cs="Arial" w:hint="eastAsia"/>
                <w:color w:val="000000"/>
                <w:kern w:val="0"/>
                <w:szCs w:val="21"/>
                <w:lang w:bidi="ar"/>
              </w:rPr>
              <w:t>temperature</w:t>
            </w:r>
            <w:r>
              <w:rPr>
                <w:rFonts w:ascii="Arial" w:hAnsi="Arial" w:cs="Arial"/>
                <w:color w:val="000000"/>
                <w:kern w:val="0"/>
                <w:szCs w:val="21"/>
                <w:lang w:bidi="ar"/>
              </w:rPr>
              <w:t xml:space="preserve"> sensor failure, large  accuracy error</w:t>
            </w:r>
          </w:p>
        </w:tc>
        <w:tc>
          <w:tcPr>
            <w:tcW w:w="274" w:type="pct"/>
            <w:tcBorders>
              <w:top w:val="nil"/>
              <w:left w:val="nil"/>
              <w:bottom w:val="single" w:sz="8" w:space="0" w:color="auto"/>
              <w:right w:val="single" w:sz="8" w:space="0" w:color="auto"/>
            </w:tcBorders>
            <w:vAlign w:val="center"/>
          </w:tcPr>
          <w:p w14:paraId="7DF979BD"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4</w:t>
            </w:r>
          </w:p>
        </w:tc>
        <w:tc>
          <w:tcPr>
            <w:tcW w:w="300" w:type="pct"/>
            <w:tcBorders>
              <w:top w:val="nil"/>
              <w:left w:val="nil"/>
              <w:bottom w:val="single" w:sz="8" w:space="0" w:color="auto"/>
              <w:right w:val="single" w:sz="8" w:space="0" w:color="auto"/>
            </w:tcBorders>
            <w:vAlign w:val="center"/>
          </w:tcPr>
          <w:p w14:paraId="66C04084"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3</w:t>
            </w:r>
          </w:p>
        </w:tc>
        <w:tc>
          <w:tcPr>
            <w:tcW w:w="604" w:type="pct"/>
            <w:tcBorders>
              <w:top w:val="nil"/>
              <w:left w:val="nil"/>
              <w:bottom w:val="single" w:sz="8" w:space="0" w:color="auto"/>
              <w:right w:val="single" w:sz="8" w:space="0" w:color="auto"/>
            </w:tcBorders>
            <w:vAlign w:val="center"/>
          </w:tcPr>
          <w:p w14:paraId="787807B4" w14:textId="77777777" w:rsidR="00042FFD" w:rsidRDefault="00000000">
            <w:pPr>
              <w:widowControl/>
              <w:jc w:val="left"/>
              <w:textAlignment w:val="center"/>
              <w:rPr>
                <w:rFonts w:ascii="Arial" w:hAnsi="Arial" w:cs="Arial"/>
                <w:kern w:val="0"/>
                <w:szCs w:val="21"/>
              </w:rPr>
            </w:pPr>
            <w:r>
              <w:rPr>
                <w:rFonts w:ascii="Arial" w:hAnsi="Arial" w:cs="Arial" w:hint="eastAsia"/>
                <w:color w:val="000000"/>
                <w:kern w:val="0"/>
                <w:szCs w:val="21"/>
                <w:lang w:bidi="ar"/>
              </w:rPr>
              <w:t>temperature</w:t>
            </w:r>
            <w:r>
              <w:rPr>
                <w:rFonts w:ascii="Arial" w:hAnsi="Arial" w:cs="Arial"/>
                <w:color w:val="000000"/>
                <w:kern w:val="0"/>
                <w:szCs w:val="21"/>
                <w:lang w:bidi="ar"/>
              </w:rPr>
              <w:t xml:space="preserve"> transducer accuracy test</w:t>
            </w:r>
          </w:p>
        </w:tc>
        <w:tc>
          <w:tcPr>
            <w:tcW w:w="681" w:type="pct"/>
            <w:tcBorders>
              <w:top w:val="nil"/>
              <w:left w:val="nil"/>
              <w:bottom w:val="single" w:sz="8" w:space="0" w:color="auto"/>
              <w:right w:val="single" w:sz="8" w:space="0" w:color="auto"/>
            </w:tcBorders>
            <w:vAlign w:val="center"/>
          </w:tcPr>
          <w:p w14:paraId="2FCC78FB" w14:textId="77777777" w:rsidR="00042FFD" w:rsidRDefault="00000000">
            <w:pPr>
              <w:widowControl/>
              <w:jc w:val="left"/>
              <w:textAlignment w:val="center"/>
              <w:rPr>
                <w:rFonts w:ascii="Arial" w:hAnsi="Arial" w:cs="Arial"/>
                <w:color w:val="000000"/>
                <w:kern w:val="0"/>
                <w:szCs w:val="21"/>
                <w:lang w:bidi="ar"/>
              </w:rPr>
            </w:pPr>
            <w:r>
              <w:rPr>
                <w:rFonts w:ascii="Arial" w:hAnsi="Arial" w:cs="Arial"/>
                <w:color w:val="000000"/>
                <w:kern w:val="0"/>
                <w:szCs w:val="21"/>
                <w:lang w:bidi="ar"/>
              </w:rPr>
              <w:t>type performance report</w:t>
            </w:r>
            <w:r>
              <w:rPr>
                <w:rFonts w:ascii="Arial" w:hAnsi="Arial" w:cs="Arial" w:hint="eastAsia"/>
                <w:color w:val="000000"/>
                <w:kern w:val="0"/>
                <w:szCs w:val="21"/>
                <w:lang w:bidi="ar"/>
              </w:rPr>
              <w:t>：</w:t>
            </w:r>
          </w:p>
          <w:p w14:paraId="524A00EF" w14:textId="77777777" w:rsidR="00042FFD" w:rsidRDefault="00042FFD">
            <w:pPr>
              <w:widowControl/>
              <w:jc w:val="left"/>
              <w:textAlignment w:val="center"/>
              <w:rPr>
                <w:rFonts w:ascii="Arial" w:hAnsi="Arial" w:cs="Arial"/>
                <w:kern w:val="0"/>
                <w:szCs w:val="21"/>
              </w:rPr>
            </w:pPr>
          </w:p>
        </w:tc>
        <w:tc>
          <w:tcPr>
            <w:tcW w:w="252" w:type="pct"/>
            <w:tcBorders>
              <w:top w:val="nil"/>
              <w:left w:val="nil"/>
              <w:bottom w:val="single" w:sz="8" w:space="0" w:color="auto"/>
              <w:right w:val="single" w:sz="8" w:space="0" w:color="auto"/>
            </w:tcBorders>
            <w:vAlign w:val="center"/>
          </w:tcPr>
          <w:p w14:paraId="7C12C329"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1</w:t>
            </w:r>
          </w:p>
        </w:tc>
        <w:tc>
          <w:tcPr>
            <w:tcW w:w="219" w:type="pct"/>
            <w:tcBorders>
              <w:top w:val="nil"/>
              <w:left w:val="nil"/>
              <w:bottom w:val="single" w:sz="8" w:space="0" w:color="auto"/>
              <w:right w:val="single" w:sz="8" w:space="0" w:color="auto"/>
            </w:tcBorders>
            <w:vAlign w:val="center"/>
          </w:tcPr>
          <w:p w14:paraId="76D60323"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3</w:t>
            </w:r>
          </w:p>
        </w:tc>
        <w:tc>
          <w:tcPr>
            <w:tcW w:w="281" w:type="pct"/>
            <w:tcBorders>
              <w:top w:val="nil"/>
              <w:left w:val="nil"/>
              <w:bottom w:val="single" w:sz="8" w:space="0" w:color="auto"/>
              <w:right w:val="single" w:sz="8" w:space="0" w:color="auto"/>
            </w:tcBorders>
            <w:vAlign w:val="center"/>
          </w:tcPr>
          <w:p w14:paraId="0B4350AD"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N</w:t>
            </w:r>
          </w:p>
        </w:tc>
        <w:tc>
          <w:tcPr>
            <w:tcW w:w="719" w:type="dxa"/>
            <w:tcBorders>
              <w:top w:val="nil"/>
              <w:left w:val="nil"/>
              <w:bottom w:val="single" w:sz="8" w:space="0" w:color="auto"/>
              <w:right w:val="single" w:sz="8" w:space="0" w:color="auto"/>
            </w:tcBorders>
            <w:vAlign w:val="center"/>
          </w:tcPr>
          <w:p w14:paraId="307AB32C" w14:textId="77777777" w:rsidR="00042FFD" w:rsidRDefault="00000000">
            <w:pPr>
              <w:widowControl/>
              <w:jc w:val="left"/>
              <w:rPr>
                <w:rFonts w:ascii="Arial" w:hAnsi="Arial" w:cs="Arial"/>
                <w:kern w:val="0"/>
                <w:szCs w:val="21"/>
              </w:rPr>
            </w:pPr>
            <w:r>
              <w:rPr>
                <w:rFonts w:ascii="Arial" w:hAnsi="Arial" w:cs="Arial"/>
                <w:kern w:val="0"/>
                <w:szCs w:val="21"/>
              </w:rPr>
              <w:t>R2</w:t>
            </w:r>
            <w:r>
              <w:rPr>
                <w:rFonts w:ascii="Arial" w:hAnsi="Arial" w:cs="Arial" w:hint="eastAsia"/>
                <w:kern w:val="0"/>
                <w:szCs w:val="21"/>
              </w:rPr>
              <w:t>0</w:t>
            </w:r>
          </w:p>
        </w:tc>
      </w:tr>
      <w:tr w:rsidR="00042FFD" w14:paraId="22034DE1" w14:textId="77777777">
        <w:trPr>
          <w:trHeight w:val="825"/>
        </w:trPr>
        <w:tc>
          <w:tcPr>
            <w:tcW w:w="819" w:type="pct"/>
            <w:tcBorders>
              <w:top w:val="nil"/>
              <w:left w:val="single" w:sz="8" w:space="0" w:color="auto"/>
              <w:bottom w:val="single" w:sz="8" w:space="0" w:color="auto"/>
              <w:right w:val="single" w:sz="8" w:space="0" w:color="auto"/>
            </w:tcBorders>
            <w:vAlign w:val="center"/>
          </w:tcPr>
          <w:p w14:paraId="05B6FCE4" w14:textId="77777777" w:rsidR="00042FFD" w:rsidRDefault="00000000">
            <w:pPr>
              <w:widowControl/>
              <w:jc w:val="left"/>
              <w:rPr>
                <w:rFonts w:ascii="Arial" w:hAnsi="Arial" w:cs="Arial"/>
                <w:kern w:val="0"/>
                <w:szCs w:val="21"/>
              </w:rPr>
            </w:pPr>
            <w:r>
              <w:rPr>
                <w:rFonts w:ascii="Arial" w:hAnsi="Arial" w:cs="Arial"/>
                <w:kern w:val="0"/>
                <w:szCs w:val="21"/>
              </w:rPr>
              <w:t>reproducibility</w:t>
            </w:r>
          </w:p>
        </w:tc>
        <w:tc>
          <w:tcPr>
            <w:tcW w:w="1324" w:type="pct"/>
            <w:tcBorders>
              <w:top w:val="nil"/>
              <w:left w:val="nil"/>
              <w:bottom w:val="single" w:sz="8" w:space="0" w:color="auto"/>
              <w:right w:val="single" w:sz="8" w:space="0" w:color="auto"/>
            </w:tcBorders>
            <w:vAlign w:val="center"/>
          </w:tcPr>
          <w:p w14:paraId="58106D00"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74" w:type="pct"/>
            <w:tcBorders>
              <w:top w:val="nil"/>
              <w:left w:val="nil"/>
              <w:bottom w:val="single" w:sz="8" w:space="0" w:color="auto"/>
              <w:right w:val="single" w:sz="8" w:space="0" w:color="auto"/>
            </w:tcBorders>
            <w:vAlign w:val="center"/>
          </w:tcPr>
          <w:p w14:paraId="09327F5B"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300" w:type="pct"/>
            <w:tcBorders>
              <w:top w:val="nil"/>
              <w:left w:val="nil"/>
              <w:bottom w:val="single" w:sz="8" w:space="0" w:color="auto"/>
              <w:right w:val="single" w:sz="8" w:space="0" w:color="auto"/>
            </w:tcBorders>
            <w:vAlign w:val="center"/>
          </w:tcPr>
          <w:p w14:paraId="714C7E2D"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04" w:type="pct"/>
            <w:tcBorders>
              <w:top w:val="nil"/>
              <w:left w:val="nil"/>
              <w:bottom w:val="single" w:sz="8" w:space="0" w:color="auto"/>
              <w:right w:val="single" w:sz="8" w:space="0" w:color="auto"/>
            </w:tcBorders>
            <w:vAlign w:val="center"/>
          </w:tcPr>
          <w:p w14:paraId="1E91866D"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81" w:type="pct"/>
            <w:tcBorders>
              <w:top w:val="nil"/>
              <w:left w:val="nil"/>
              <w:bottom w:val="single" w:sz="8" w:space="0" w:color="auto"/>
              <w:right w:val="single" w:sz="8" w:space="0" w:color="auto"/>
            </w:tcBorders>
            <w:vAlign w:val="center"/>
          </w:tcPr>
          <w:p w14:paraId="4FDEC3A9"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52" w:type="pct"/>
            <w:tcBorders>
              <w:top w:val="nil"/>
              <w:left w:val="nil"/>
              <w:bottom w:val="single" w:sz="8" w:space="0" w:color="auto"/>
              <w:right w:val="single" w:sz="8" w:space="0" w:color="auto"/>
            </w:tcBorders>
            <w:vAlign w:val="center"/>
          </w:tcPr>
          <w:p w14:paraId="30050FD9"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19" w:type="pct"/>
            <w:tcBorders>
              <w:top w:val="nil"/>
              <w:left w:val="nil"/>
              <w:bottom w:val="single" w:sz="8" w:space="0" w:color="auto"/>
              <w:right w:val="single" w:sz="8" w:space="0" w:color="auto"/>
            </w:tcBorders>
            <w:vAlign w:val="center"/>
          </w:tcPr>
          <w:p w14:paraId="4D3DCF6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574B4909"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719" w:type="dxa"/>
            <w:tcBorders>
              <w:top w:val="nil"/>
              <w:left w:val="nil"/>
              <w:bottom w:val="single" w:sz="8" w:space="0" w:color="auto"/>
              <w:right w:val="single" w:sz="8" w:space="0" w:color="auto"/>
            </w:tcBorders>
            <w:vAlign w:val="center"/>
          </w:tcPr>
          <w:p w14:paraId="7E3DC033"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304FD16D" w14:textId="77777777">
        <w:trPr>
          <w:trHeight w:val="1125"/>
        </w:trPr>
        <w:tc>
          <w:tcPr>
            <w:tcW w:w="819" w:type="pct"/>
            <w:vMerge w:val="restart"/>
            <w:tcBorders>
              <w:top w:val="nil"/>
              <w:left w:val="single" w:sz="8" w:space="0" w:color="auto"/>
              <w:bottom w:val="single" w:sz="8" w:space="0" w:color="auto"/>
              <w:right w:val="single" w:sz="8" w:space="0" w:color="auto"/>
            </w:tcBorders>
            <w:vAlign w:val="center"/>
          </w:tcPr>
          <w:p w14:paraId="73CF7332" w14:textId="77777777" w:rsidR="00042FFD" w:rsidRDefault="00000000">
            <w:pPr>
              <w:widowControl/>
              <w:jc w:val="left"/>
              <w:rPr>
                <w:rFonts w:ascii="Arial" w:hAnsi="Arial" w:cs="Arial"/>
                <w:kern w:val="0"/>
                <w:szCs w:val="21"/>
              </w:rPr>
            </w:pPr>
            <w:r>
              <w:rPr>
                <w:rFonts w:ascii="Arial" w:hAnsi="Arial" w:cs="Arial"/>
                <w:kern w:val="0"/>
                <w:szCs w:val="21"/>
              </w:rPr>
              <w:t>System leakage</w:t>
            </w:r>
          </w:p>
        </w:tc>
        <w:tc>
          <w:tcPr>
            <w:tcW w:w="1324" w:type="pct"/>
            <w:tcBorders>
              <w:top w:val="nil"/>
              <w:left w:val="nil"/>
              <w:bottom w:val="single" w:sz="8" w:space="0" w:color="auto"/>
              <w:right w:val="single" w:sz="8" w:space="0" w:color="auto"/>
            </w:tcBorders>
            <w:vAlign w:val="center"/>
          </w:tcPr>
          <w:p w14:paraId="788349C9" w14:textId="77777777" w:rsidR="00042FFD" w:rsidRDefault="00000000">
            <w:pPr>
              <w:widowControl/>
              <w:jc w:val="left"/>
              <w:rPr>
                <w:rFonts w:ascii="Arial" w:hAnsi="Arial" w:cs="Arial"/>
                <w:kern w:val="0"/>
                <w:szCs w:val="21"/>
              </w:rPr>
            </w:pPr>
            <w:r>
              <w:rPr>
                <w:rFonts w:ascii="Arial" w:hAnsi="Arial" w:cs="Arial"/>
                <w:kern w:val="0"/>
                <w:szCs w:val="21"/>
              </w:rPr>
              <w:t>system leak is too large</w:t>
            </w:r>
          </w:p>
        </w:tc>
        <w:tc>
          <w:tcPr>
            <w:tcW w:w="274" w:type="pct"/>
            <w:tcBorders>
              <w:top w:val="nil"/>
              <w:left w:val="nil"/>
              <w:bottom w:val="single" w:sz="8" w:space="0" w:color="auto"/>
              <w:right w:val="single" w:sz="8" w:space="0" w:color="auto"/>
            </w:tcBorders>
            <w:vAlign w:val="center"/>
          </w:tcPr>
          <w:p w14:paraId="5FB29157"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607E910B"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728F360C" w14:textId="77777777" w:rsidR="00042FFD" w:rsidRDefault="00000000">
            <w:pPr>
              <w:widowControl/>
              <w:jc w:val="left"/>
              <w:rPr>
                <w:rFonts w:ascii="Arial" w:hAnsi="Arial" w:cs="Arial"/>
                <w:kern w:val="0"/>
                <w:szCs w:val="21"/>
              </w:rPr>
            </w:pPr>
            <w:r>
              <w:rPr>
                <w:rFonts w:ascii="Arial" w:hAnsi="Arial" w:cs="Arial"/>
                <w:kern w:val="0"/>
                <w:szCs w:val="21"/>
              </w:rPr>
              <w:t xml:space="preserve">System leakage test </w:t>
            </w:r>
          </w:p>
        </w:tc>
        <w:tc>
          <w:tcPr>
            <w:tcW w:w="681" w:type="pct"/>
            <w:tcBorders>
              <w:top w:val="nil"/>
              <w:left w:val="nil"/>
              <w:bottom w:val="single" w:sz="8" w:space="0" w:color="auto"/>
              <w:right w:val="single" w:sz="8" w:space="0" w:color="auto"/>
            </w:tcBorders>
            <w:vAlign w:val="center"/>
          </w:tcPr>
          <w:p w14:paraId="7B196F81"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19D79F87"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000FB4A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7592C78E"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1AFE7EB6"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21</w:t>
            </w:r>
          </w:p>
        </w:tc>
      </w:tr>
      <w:tr w:rsidR="00042FFD" w14:paraId="25A07413" w14:textId="77777777">
        <w:trPr>
          <w:trHeight w:val="555"/>
        </w:trPr>
        <w:tc>
          <w:tcPr>
            <w:tcW w:w="819" w:type="pct"/>
            <w:vMerge/>
            <w:tcBorders>
              <w:top w:val="nil"/>
              <w:left w:val="single" w:sz="8" w:space="0" w:color="auto"/>
              <w:bottom w:val="single" w:sz="8" w:space="0" w:color="auto"/>
              <w:right w:val="single" w:sz="8" w:space="0" w:color="auto"/>
            </w:tcBorders>
            <w:vAlign w:val="center"/>
          </w:tcPr>
          <w:p w14:paraId="01221D1D"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14C3A533" w14:textId="77777777" w:rsidR="00042FFD" w:rsidRDefault="00000000">
            <w:pPr>
              <w:widowControl/>
              <w:jc w:val="left"/>
              <w:rPr>
                <w:rFonts w:ascii="Arial" w:hAnsi="Arial" w:cs="Arial"/>
                <w:kern w:val="0"/>
                <w:szCs w:val="21"/>
              </w:rPr>
            </w:pPr>
            <w:r>
              <w:rPr>
                <w:rFonts w:ascii="Arial" w:hAnsi="Arial" w:cs="Arial"/>
                <w:kern w:val="0"/>
                <w:szCs w:val="21"/>
              </w:rPr>
              <w:t>system leak is unqualified</w:t>
            </w:r>
          </w:p>
        </w:tc>
        <w:tc>
          <w:tcPr>
            <w:tcW w:w="274" w:type="pct"/>
            <w:tcBorders>
              <w:top w:val="nil"/>
              <w:left w:val="nil"/>
              <w:bottom w:val="single" w:sz="8" w:space="0" w:color="auto"/>
              <w:right w:val="single" w:sz="8" w:space="0" w:color="auto"/>
            </w:tcBorders>
            <w:vAlign w:val="center"/>
          </w:tcPr>
          <w:p w14:paraId="30A549D4"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500E271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9FF649B" w14:textId="77777777" w:rsidR="00042FFD" w:rsidRDefault="00000000">
            <w:pPr>
              <w:widowControl/>
              <w:jc w:val="left"/>
              <w:rPr>
                <w:rFonts w:ascii="Arial" w:hAnsi="Arial" w:cs="Arial"/>
                <w:kern w:val="0"/>
                <w:szCs w:val="21"/>
              </w:rPr>
            </w:pPr>
            <w:r>
              <w:rPr>
                <w:rFonts w:ascii="Arial" w:hAnsi="Arial" w:cs="Arial"/>
                <w:kern w:val="0"/>
                <w:szCs w:val="21"/>
              </w:rPr>
              <w:t xml:space="preserve">System leakage test </w:t>
            </w:r>
          </w:p>
        </w:tc>
        <w:tc>
          <w:tcPr>
            <w:tcW w:w="681" w:type="pct"/>
            <w:tcBorders>
              <w:top w:val="nil"/>
              <w:left w:val="nil"/>
              <w:bottom w:val="single" w:sz="8" w:space="0" w:color="auto"/>
              <w:right w:val="single" w:sz="8" w:space="0" w:color="auto"/>
            </w:tcBorders>
            <w:vAlign w:val="center"/>
          </w:tcPr>
          <w:p w14:paraId="65C36107"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136E37C4"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065E151A"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625C3114"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5D3B3AC"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22</w:t>
            </w:r>
          </w:p>
        </w:tc>
      </w:tr>
      <w:tr w:rsidR="00042FFD" w14:paraId="1B5EB656" w14:textId="77777777">
        <w:trPr>
          <w:trHeight w:val="1905"/>
        </w:trPr>
        <w:tc>
          <w:tcPr>
            <w:tcW w:w="819" w:type="pct"/>
            <w:vMerge w:val="restart"/>
            <w:tcBorders>
              <w:top w:val="nil"/>
              <w:left w:val="single" w:sz="8" w:space="0" w:color="auto"/>
              <w:bottom w:val="single" w:sz="8" w:space="0" w:color="auto"/>
              <w:right w:val="single" w:sz="8" w:space="0" w:color="auto"/>
            </w:tcBorders>
            <w:vAlign w:val="center"/>
          </w:tcPr>
          <w:p w14:paraId="1791C549" w14:textId="77777777" w:rsidR="00042FFD" w:rsidRDefault="00000000">
            <w:pPr>
              <w:widowControl/>
              <w:jc w:val="left"/>
              <w:rPr>
                <w:rFonts w:ascii="Arial" w:hAnsi="Arial" w:cs="Arial"/>
                <w:kern w:val="0"/>
                <w:szCs w:val="21"/>
              </w:rPr>
            </w:pPr>
            <w:r>
              <w:rPr>
                <w:rFonts w:ascii="Arial" w:hAnsi="Arial" w:cs="Arial"/>
                <w:kern w:val="0"/>
                <w:szCs w:val="21"/>
              </w:rPr>
              <w:t>Low battery</w:t>
            </w:r>
          </w:p>
        </w:tc>
        <w:tc>
          <w:tcPr>
            <w:tcW w:w="1324" w:type="pct"/>
            <w:tcBorders>
              <w:top w:val="nil"/>
              <w:left w:val="nil"/>
              <w:bottom w:val="single" w:sz="8" w:space="0" w:color="auto"/>
              <w:right w:val="single" w:sz="8" w:space="0" w:color="auto"/>
            </w:tcBorders>
            <w:vAlign w:val="center"/>
          </w:tcPr>
          <w:p w14:paraId="4E4A46D4" w14:textId="77777777" w:rsidR="00042FFD" w:rsidRDefault="00000000">
            <w:pPr>
              <w:widowControl/>
              <w:jc w:val="left"/>
              <w:rPr>
                <w:rFonts w:ascii="Arial" w:hAnsi="Arial" w:cs="Arial"/>
                <w:kern w:val="0"/>
                <w:szCs w:val="21"/>
              </w:rPr>
            </w:pPr>
            <w:r>
              <w:rPr>
                <w:rFonts w:ascii="Arial" w:hAnsi="Arial" w:cs="Arial"/>
                <w:kern w:val="0"/>
                <w:szCs w:val="21"/>
              </w:rPr>
              <w:t>The performance of low battery is unqualified</w:t>
            </w:r>
          </w:p>
        </w:tc>
        <w:tc>
          <w:tcPr>
            <w:tcW w:w="274" w:type="pct"/>
            <w:tcBorders>
              <w:top w:val="nil"/>
              <w:left w:val="nil"/>
              <w:bottom w:val="single" w:sz="8" w:space="0" w:color="auto"/>
              <w:right w:val="single" w:sz="8" w:space="0" w:color="auto"/>
            </w:tcBorders>
            <w:vAlign w:val="center"/>
          </w:tcPr>
          <w:p w14:paraId="128C0D8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21EFDE12"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604" w:type="pct"/>
            <w:tcBorders>
              <w:top w:val="nil"/>
              <w:left w:val="nil"/>
              <w:bottom w:val="single" w:sz="8" w:space="0" w:color="auto"/>
              <w:right w:val="single" w:sz="8" w:space="0" w:color="auto"/>
            </w:tcBorders>
            <w:vAlign w:val="center"/>
          </w:tcPr>
          <w:p w14:paraId="0A270CD8" w14:textId="77777777" w:rsidR="00042FFD" w:rsidRDefault="00000000">
            <w:pPr>
              <w:widowControl/>
              <w:jc w:val="left"/>
              <w:rPr>
                <w:rFonts w:ascii="Arial" w:hAnsi="Arial" w:cs="Arial"/>
                <w:kern w:val="0"/>
                <w:szCs w:val="21"/>
              </w:rPr>
            </w:pPr>
            <w:r>
              <w:rPr>
                <w:rFonts w:ascii="Arial" w:hAnsi="Arial" w:cs="Arial"/>
                <w:kern w:val="0"/>
                <w:szCs w:val="21"/>
              </w:rPr>
              <w:t xml:space="preserve">Low battery test </w:t>
            </w:r>
          </w:p>
        </w:tc>
        <w:tc>
          <w:tcPr>
            <w:tcW w:w="681" w:type="pct"/>
            <w:tcBorders>
              <w:top w:val="nil"/>
              <w:left w:val="nil"/>
              <w:bottom w:val="single" w:sz="8" w:space="0" w:color="auto"/>
              <w:right w:val="single" w:sz="8" w:space="0" w:color="auto"/>
            </w:tcBorders>
            <w:vAlign w:val="center"/>
          </w:tcPr>
          <w:p w14:paraId="172465B5"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6A5E7CCF"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5E709E9"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81" w:type="pct"/>
            <w:tcBorders>
              <w:top w:val="nil"/>
              <w:left w:val="nil"/>
              <w:bottom w:val="single" w:sz="8" w:space="0" w:color="auto"/>
              <w:right w:val="single" w:sz="8" w:space="0" w:color="auto"/>
            </w:tcBorders>
            <w:vAlign w:val="center"/>
          </w:tcPr>
          <w:p w14:paraId="4B73FB06"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3B71E4AE"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23</w:t>
            </w:r>
          </w:p>
        </w:tc>
      </w:tr>
      <w:tr w:rsidR="00042FFD" w14:paraId="64C561C8" w14:textId="77777777">
        <w:trPr>
          <w:trHeight w:val="1365"/>
        </w:trPr>
        <w:tc>
          <w:tcPr>
            <w:tcW w:w="819" w:type="pct"/>
            <w:vMerge/>
            <w:tcBorders>
              <w:top w:val="nil"/>
              <w:left w:val="single" w:sz="8" w:space="0" w:color="auto"/>
              <w:bottom w:val="single" w:sz="8" w:space="0" w:color="auto"/>
              <w:right w:val="single" w:sz="8" w:space="0" w:color="auto"/>
            </w:tcBorders>
            <w:vAlign w:val="center"/>
          </w:tcPr>
          <w:p w14:paraId="1B85D3E4"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781E92B7" w14:textId="77777777" w:rsidR="00042FFD" w:rsidRDefault="00000000">
            <w:pPr>
              <w:widowControl/>
              <w:jc w:val="left"/>
              <w:rPr>
                <w:rFonts w:ascii="Arial" w:hAnsi="Arial" w:cs="Arial"/>
                <w:kern w:val="0"/>
                <w:szCs w:val="21"/>
              </w:rPr>
            </w:pPr>
            <w:r>
              <w:rPr>
                <w:rFonts w:ascii="Arial" w:hAnsi="Arial" w:cs="Arial"/>
                <w:kern w:val="0"/>
                <w:szCs w:val="21"/>
              </w:rPr>
              <w:t>The performance of low battery is unqualified</w:t>
            </w:r>
          </w:p>
        </w:tc>
        <w:tc>
          <w:tcPr>
            <w:tcW w:w="274" w:type="pct"/>
            <w:tcBorders>
              <w:top w:val="nil"/>
              <w:left w:val="nil"/>
              <w:bottom w:val="single" w:sz="8" w:space="0" w:color="auto"/>
              <w:right w:val="single" w:sz="8" w:space="0" w:color="auto"/>
            </w:tcBorders>
            <w:vAlign w:val="center"/>
          </w:tcPr>
          <w:p w14:paraId="47EF5BD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44A3D79F"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5C93BA4A" w14:textId="77777777" w:rsidR="00042FFD" w:rsidRDefault="00000000">
            <w:pPr>
              <w:widowControl/>
              <w:jc w:val="left"/>
              <w:rPr>
                <w:rFonts w:ascii="Arial" w:hAnsi="Arial" w:cs="Arial"/>
                <w:kern w:val="0"/>
                <w:szCs w:val="21"/>
              </w:rPr>
            </w:pPr>
            <w:r>
              <w:rPr>
                <w:rFonts w:ascii="Arial" w:hAnsi="Arial" w:cs="Arial"/>
                <w:kern w:val="0"/>
                <w:szCs w:val="21"/>
              </w:rPr>
              <w:t xml:space="preserve">Low battery test </w:t>
            </w:r>
          </w:p>
        </w:tc>
        <w:tc>
          <w:tcPr>
            <w:tcW w:w="681" w:type="pct"/>
            <w:tcBorders>
              <w:top w:val="nil"/>
              <w:left w:val="nil"/>
              <w:bottom w:val="single" w:sz="8" w:space="0" w:color="auto"/>
              <w:right w:val="single" w:sz="8" w:space="0" w:color="auto"/>
            </w:tcBorders>
            <w:vAlign w:val="center"/>
          </w:tcPr>
          <w:p w14:paraId="2A5E8652"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0753BEAD"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32C69FE1"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8F05AF3"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7DDD873"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24</w:t>
            </w:r>
          </w:p>
        </w:tc>
      </w:tr>
      <w:tr w:rsidR="00042FFD" w14:paraId="20A11263" w14:textId="77777777">
        <w:trPr>
          <w:trHeight w:val="555"/>
        </w:trPr>
        <w:tc>
          <w:tcPr>
            <w:tcW w:w="819" w:type="pct"/>
            <w:tcBorders>
              <w:top w:val="nil"/>
              <w:left w:val="single" w:sz="8" w:space="0" w:color="auto"/>
              <w:bottom w:val="single" w:sz="8" w:space="0" w:color="auto"/>
              <w:right w:val="single" w:sz="8" w:space="0" w:color="auto"/>
            </w:tcBorders>
            <w:vAlign w:val="center"/>
          </w:tcPr>
          <w:p w14:paraId="034523BB" w14:textId="77777777" w:rsidR="00042FFD" w:rsidRDefault="00000000">
            <w:pPr>
              <w:widowControl/>
              <w:jc w:val="left"/>
              <w:rPr>
                <w:rFonts w:ascii="Arial" w:hAnsi="Arial" w:cs="Arial"/>
                <w:kern w:val="0"/>
                <w:szCs w:val="21"/>
              </w:rPr>
            </w:pPr>
            <w:r>
              <w:rPr>
                <w:rFonts w:ascii="Arial" w:hAnsi="Arial" w:cs="Arial"/>
                <w:kern w:val="0"/>
                <w:szCs w:val="21"/>
              </w:rPr>
              <w:t>Battery leakage</w:t>
            </w:r>
          </w:p>
        </w:tc>
        <w:tc>
          <w:tcPr>
            <w:tcW w:w="1324" w:type="pct"/>
            <w:tcBorders>
              <w:top w:val="nil"/>
              <w:left w:val="nil"/>
              <w:bottom w:val="single" w:sz="8" w:space="0" w:color="auto"/>
              <w:right w:val="single" w:sz="8" w:space="0" w:color="auto"/>
            </w:tcBorders>
            <w:vAlign w:val="center"/>
          </w:tcPr>
          <w:p w14:paraId="0E7869E5" w14:textId="77777777" w:rsidR="00042FFD" w:rsidRDefault="00000000">
            <w:pPr>
              <w:widowControl/>
              <w:jc w:val="left"/>
              <w:rPr>
                <w:rFonts w:ascii="Arial" w:hAnsi="Arial" w:cs="Arial"/>
                <w:kern w:val="0"/>
                <w:szCs w:val="21"/>
              </w:rPr>
            </w:pPr>
            <w:r>
              <w:rPr>
                <w:rFonts w:ascii="Arial" w:hAnsi="Arial" w:cs="Arial"/>
                <w:kern w:val="0"/>
                <w:szCs w:val="21"/>
              </w:rPr>
              <w:t>Not use for a long time , not remove the batteries.</w:t>
            </w:r>
          </w:p>
        </w:tc>
        <w:tc>
          <w:tcPr>
            <w:tcW w:w="274" w:type="pct"/>
            <w:tcBorders>
              <w:top w:val="nil"/>
              <w:left w:val="nil"/>
              <w:bottom w:val="single" w:sz="8" w:space="0" w:color="auto"/>
              <w:right w:val="single" w:sz="8" w:space="0" w:color="auto"/>
            </w:tcBorders>
            <w:vAlign w:val="center"/>
          </w:tcPr>
          <w:p w14:paraId="3C832912"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0ECB6ED5"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2D67AC4F"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p>
        </w:tc>
        <w:tc>
          <w:tcPr>
            <w:tcW w:w="681" w:type="pct"/>
            <w:tcBorders>
              <w:top w:val="nil"/>
              <w:left w:val="nil"/>
              <w:bottom w:val="single" w:sz="8" w:space="0" w:color="auto"/>
              <w:right w:val="single" w:sz="8" w:space="0" w:color="auto"/>
            </w:tcBorders>
            <w:vAlign w:val="center"/>
          </w:tcPr>
          <w:p w14:paraId="7D4A1EBF" w14:textId="77777777" w:rsidR="00042FFD" w:rsidRDefault="00000000">
            <w:pPr>
              <w:widowControl/>
              <w:jc w:val="left"/>
              <w:rPr>
                <w:rFonts w:ascii="Arial" w:hAnsi="Arial" w:cs="Arial"/>
                <w:kern w:val="0"/>
                <w:szCs w:val="21"/>
              </w:rPr>
            </w:pPr>
            <w:r>
              <w:rPr>
                <w:rFonts w:ascii="Arial" w:hAnsi="Arial" w:cs="Arial"/>
                <w:kern w:val="0"/>
                <w:szCs w:val="21"/>
              </w:rPr>
              <w:t>operation guide</w:t>
            </w:r>
          </w:p>
        </w:tc>
        <w:tc>
          <w:tcPr>
            <w:tcW w:w="252" w:type="pct"/>
            <w:tcBorders>
              <w:top w:val="nil"/>
              <w:left w:val="nil"/>
              <w:bottom w:val="single" w:sz="8" w:space="0" w:color="auto"/>
              <w:right w:val="single" w:sz="8" w:space="0" w:color="auto"/>
            </w:tcBorders>
            <w:vAlign w:val="center"/>
          </w:tcPr>
          <w:p w14:paraId="1F8A939A"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224D4B7F"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A5604BB"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21003940"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25</w:t>
            </w:r>
          </w:p>
        </w:tc>
      </w:tr>
      <w:tr w:rsidR="00042FFD" w14:paraId="665D3738" w14:textId="77777777">
        <w:trPr>
          <w:trHeight w:val="825"/>
        </w:trPr>
        <w:tc>
          <w:tcPr>
            <w:tcW w:w="819" w:type="pct"/>
            <w:tcBorders>
              <w:top w:val="nil"/>
              <w:left w:val="single" w:sz="8" w:space="0" w:color="auto"/>
              <w:bottom w:val="single" w:sz="8" w:space="0" w:color="auto"/>
              <w:right w:val="single" w:sz="8" w:space="0" w:color="auto"/>
            </w:tcBorders>
            <w:vAlign w:val="center"/>
          </w:tcPr>
          <w:p w14:paraId="5E4B140A" w14:textId="77777777" w:rsidR="00042FFD" w:rsidRDefault="00000000">
            <w:pPr>
              <w:widowControl/>
              <w:jc w:val="left"/>
              <w:rPr>
                <w:rFonts w:ascii="Arial" w:hAnsi="Arial" w:cs="Arial"/>
                <w:kern w:val="0"/>
                <w:szCs w:val="21"/>
              </w:rPr>
            </w:pPr>
            <w:r>
              <w:rPr>
                <w:rFonts w:ascii="Arial" w:hAnsi="Arial" w:cs="Arial"/>
                <w:kern w:val="0"/>
                <w:szCs w:val="21"/>
              </w:rPr>
              <w:t>Clean</w:t>
            </w:r>
          </w:p>
        </w:tc>
        <w:tc>
          <w:tcPr>
            <w:tcW w:w="1324" w:type="pct"/>
            <w:tcBorders>
              <w:top w:val="nil"/>
              <w:left w:val="nil"/>
              <w:bottom w:val="single" w:sz="8" w:space="0" w:color="auto"/>
              <w:right w:val="single" w:sz="8" w:space="0" w:color="auto"/>
            </w:tcBorders>
            <w:vAlign w:val="center"/>
          </w:tcPr>
          <w:p w14:paraId="014CA6B1" w14:textId="77777777" w:rsidR="00042FFD" w:rsidRDefault="00000000">
            <w:pPr>
              <w:widowControl/>
              <w:jc w:val="left"/>
              <w:rPr>
                <w:rFonts w:ascii="Arial" w:hAnsi="Arial" w:cs="Arial"/>
                <w:kern w:val="0"/>
                <w:szCs w:val="21"/>
              </w:rPr>
            </w:pPr>
            <w:r>
              <w:rPr>
                <w:rFonts w:ascii="Arial" w:hAnsi="Arial" w:cs="Arial"/>
                <w:kern w:val="0"/>
                <w:szCs w:val="21"/>
              </w:rPr>
              <w:t>Device damaged, insulation protection reduced after cleaning</w:t>
            </w:r>
          </w:p>
        </w:tc>
        <w:tc>
          <w:tcPr>
            <w:tcW w:w="274" w:type="pct"/>
            <w:tcBorders>
              <w:top w:val="nil"/>
              <w:left w:val="nil"/>
              <w:bottom w:val="single" w:sz="8" w:space="0" w:color="auto"/>
              <w:right w:val="single" w:sz="8" w:space="0" w:color="auto"/>
            </w:tcBorders>
            <w:vAlign w:val="center"/>
          </w:tcPr>
          <w:p w14:paraId="74A38CB8"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415A666E"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4186B71" w14:textId="77777777" w:rsidR="00042FFD" w:rsidRDefault="00000000">
            <w:pPr>
              <w:widowControl/>
              <w:jc w:val="left"/>
              <w:rPr>
                <w:rFonts w:ascii="Arial" w:hAnsi="Arial" w:cs="Arial"/>
                <w:kern w:val="0"/>
                <w:szCs w:val="21"/>
              </w:rPr>
            </w:pPr>
            <w:r>
              <w:rPr>
                <w:rFonts w:ascii="Arial" w:hAnsi="Arial" w:cs="Arial"/>
                <w:kern w:val="0"/>
                <w:szCs w:val="21"/>
              </w:rPr>
              <w:t xml:space="preserve">Clean test </w:t>
            </w:r>
          </w:p>
        </w:tc>
        <w:tc>
          <w:tcPr>
            <w:tcW w:w="681" w:type="pct"/>
            <w:tcBorders>
              <w:top w:val="nil"/>
              <w:left w:val="nil"/>
              <w:bottom w:val="single" w:sz="8" w:space="0" w:color="auto"/>
              <w:right w:val="single" w:sz="8" w:space="0" w:color="auto"/>
            </w:tcBorders>
            <w:vAlign w:val="center"/>
          </w:tcPr>
          <w:p w14:paraId="77DEB3F3"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35AA72AE"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66FE4B5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449DF392"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7A95F822"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26</w:t>
            </w:r>
          </w:p>
        </w:tc>
      </w:tr>
      <w:tr w:rsidR="00042FFD" w14:paraId="024AE6FC" w14:textId="77777777">
        <w:trPr>
          <w:trHeight w:val="1242"/>
        </w:trPr>
        <w:tc>
          <w:tcPr>
            <w:tcW w:w="819" w:type="pct"/>
            <w:vMerge w:val="restart"/>
            <w:tcBorders>
              <w:top w:val="nil"/>
              <w:left w:val="single" w:sz="8" w:space="0" w:color="auto"/>
              <w:bottom w:val="single" w:sz="8" w:space="0" w:color="auto"/>
              <w:right w:val="single" w:sz="8" w:space="0" w:color="auto"/>
            </w:tcBorders>
            <w:vAlign w:val="center"/>
          </w:tcPr>
          <w:p w14:paraId="211C5DC0" w14:textId="77777777" w:rsidR="00042FFD" w:rsidRDefault="00000000">
            <w:pPr>
              <w:widowControl/>
              <w:jc w:val="left"/>
              <w:rPr>
                <w:rFonts w:ascii="Arial" w:hAnsi="Arial" w:cs="Arial"/>
                <w:kern w:val="0"/>
                <w:szCs w:val="21"/>
              </w:rPr>
            </w:pPr>
            <w:r>
              <w:rPr>
                <w:rFonts w:ascii="Arial" w:hAnsi="Arial" w:cs="Arial"/>
                <w:kern w:val="0"/>
                <w:szCs w:val="21"/>
              </w:rPr>
              <w:t>Expected service life</w:t>
            </w:r>
          </w:p>
        </w:tc>
        <w:tc>
          <w:tcPr>
            <w:tcW w:w="1324" w:type="pct"/>
            <w:vMerge w:val="restart"/>
            <w:tcBorders>
              <w:top w:val="nil"/>
              <w:left w:val="single" w:sz="8" w:space="0" w:color="auto"/>
              <w:bottom w:val="single" w:sz="8" w:space="0" w:color="auto"/>
              <w:right w:val="single" w:sz="8" w:space="0" w:color="auto"/>
            </w:tcBorders>
            <w:vAlign w:val="center"/>
          </w:tcPr>
          <w:p w14:paraId="584552A2" w14:textId="77777777" w:rsidR="00042FFD" w:rsidRDefault="00000000">
            <w:pPr>
              <w:widowControl/>
              <w:jc w:val="left"/>
              <w:rPr>
                <w:rFonts w:ascii="Arial" w:hAnsi="Arial" w:cs="Arial"/>
                <w:kern w:val="0"/>
                <w:szCs w:val="21"/>
              </w:rPr>
            </w:pPr>
            <w:r>
              <w:rPr>
                <w:rFonts w:ascii="Arial" w:hAnsi="Arial" w:cs="Arial"/>
                <w:kern w:val="0"/>
                <w:szCs w:val="21"/>
              </w:rPr>
              <w:t>Lifetime short than intended;still be used out of the expected service life</w:t>
            </w:r>
          </w:p>
        </w:tc>
        <w:tc>
          <w:tcPr>
            <w:tcW w:w="274" w:type="pct"/>
            <w:tcBorders>
              <w:top w:val="nil"/>
              <w:left w:val="nil"/>
              <w:bottom w:val="single" w:sz="8" w:space="0" w:color="auto"/>
              <w:right w:val="single" w:sz="8" w:space="0" w:color="auto"/>
            </w:tcBorders>
            <w:vAlign w:val="center"/>
          </w:tcPr>
          <w:p w14:paraId="7680006B"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279CF47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B5B7323" w14:textId="77777777" w:rsidR="00042FFD" w:rsidRDefault="00000000">
            <w:pPr>
              <w:widowControl/>
              <w:jc w:val="left"/>
              <w:rPr>
                <w:rFonts w:ascii="Arial" w:hAnsi="Arial" w:cs="Arial"/>
                <w:kern w:val="0"/>
                <w:szCs w:val="21"/>
              </w:rPr>
            </w:pPr>
            <w:r>
              <w:rPr>
                <w:rFonts w:ascii="Arial" w:hAnsi="Arial" w:cs="Arial"/>
                <w:kern w:val="0"/>
                <w:szCs w:val="21"/>
              </w:rPr>
              <w:t xml:space="preserve">life test </w:t>
            </w:r>
          </w:p>
        </w:tc>
        <w:tc>
          <w:tcPr>
            <w:tcW w:w="681" w:type="pct"/>
            <w:tcBorders>
              <w:top w:val="nil"/>
              <w:left w:val="nil"/>
              <w:bottom w:val="single" w:sz="8" w:space="0" w:color="auto"/>
              <w:right w:val="single" w:sz="8" w:space="0" w:color="auto"/>
            </w:tcBorders>
            <w:vAlign w:val="center"/>
          </w:tcPr>
          <w:p w14:paraId="0E5CF3DD"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1F041936"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7B4801B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14777054"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451CF0B3"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27</w:t>
            </w:r>
          </w:p>
        </w:tc>
      </w:tr>
      <w:tr w:rsidR="00042FFD" w14:paraId="6B7E8F33" w14:textId="77777777">
        <w:trPr>
          <w:trHeight w:val="1182"/>
        </w:trPr>
        <w:tc>
          <w:tcPr>
            <w:tcW w:w="819" w:type="pct"/>
            <w:vMerge/>
            <w:tcBorders>
              <w:top w:val="nil"/>
              <w:left w:val="single" w:sz="8" w:space="0" w:color="auto"/>
              <w:bottom w:val="single" w:sz="8" w:space="0" w:color="auto"/>
              <w:right w:val="single" w:sz="8" w:space="0" w:color="auto"/>
            </w:tcBorders>
            <w:vAlign w:val="center"/>
          </w:tcPr>
          <w:p w14:paraId="0E8C10DD" w14:textId="77777777" w:rsidR="00042FFD" w:rsidRDefault="00042FFD">
            <w:pPr>
              <w:widowControl/>
              <w:jc w:val="left"/>
              <w:rPr>
                <w:rFonts w:ascii="Arial" w:hAnsi="Arial" w:cs="Arial"/>
                <w:kern w:val="0"/>
                <w:szCs w:val="21"/>
              </w:rPr>
            </w:pPr>
          </w:p>
        </w:tc>
        <w:tc>
          <w:tcPr>
            <w:tcW w:w="1324" w:type="pct"/>
            <w:vMerge/>
            <w:tcBorders>
              <w:top w:val="nil"/>
              <w:left w:val="single" w:sz="8" w:space="0" w:color="auto"/>
              <w:bottom w:val="single" w:sz="8" w:space="0" w:color="auto"/>
              <w:right w:val="single" w:sz="8" w:space="0" w:color="auto"/>
            </w:tcBorders>
            <w:vAlign w:val="center"/>
          </w:tcPr>
          <w:p w14:paraId="2E6FB46C" w14:textId="77777777" w:rsidR="00042FFD" w:rsidRDefault="00042FFD">
            <w:pPr>
              <w:widowControl/>
              <w:jc w:val="left"/>
              <w:rPr>
                <w:rFonts w:ascii="Arial" w:hAnsi="Arial" w:cs="Arial"/>
                <w:kern w:val="0"/>
                <w:szCs w:val="21"/>
              </w:rPr>
            </w:pPr>
          </w:p>
        </w:tc>
        <w:tc>
          <w:tcPr>
            <w:tcW w:w="274" w:type="pct"/>
            <w:tcBorders>
              <w:top w:val="nil"/>
              <w:left w:val="nil"/>
              <w:bottom w:val="single" w:sz="8" w:space="0" w:color="auto"/>
              <w:right w:val="single" w:sz="8" w:space="0" w:color="auto"/>
            </w:tcBorders>
            <w:vAlign w:val="center"/>
          </w:tcPr>
          <w:p w14:paraId="0E695E51"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7B53FD0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601FBB54" w14:textId="77777777" w:rsidR="00042FFD" w:rsidRDefault="00000000">
            <w:pPr>
              <w:widowControl/>
              <w:jc w:val="left"/>
              <w:rPr>
                <w:rFonts w:ascii="Arial" w:hAnsi="Arial" w:cs="Arial"/>
                <w:kern w:val="0"/>
                <w:szCs w:val="21"/>
              </w:rPr>
            </w:pPr>
            <w:r>
              <w:rPr>
                <w:rFonts w:ascii="Arial" w:hAnsi="Arial" w:cs="Arial"/>
                <w:kern w:val="0"/>
                <w:szCs w:val="21"/>
              </w:rPr>
              <w:t xml:space="preserve">life test </w:t>
            </w:r>
          </w:p>
        </w:tc>
        <w:tc>
          <w:tcPr>
            <w:tcW w:w="681" w:type="pct"/>
            <w:tcBorders>
              <w:top w:val="nil"/>
              <w:left w:val="nil"/>
              <w:bottom w:val="single" w:sz="8" w:space="0" w:color="auto"/>
              <w:right w:val="single" w:sz="8" w:space="0" w:color="auto"/>
            </w:tcBorders>
            <w:vAlign w:val="center"/>
          </w:tcPr>
          <w:p w14:paraId="3C627D07"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29634485"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60486706"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54A540AC"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2AEEB1C"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28</w:t>
            </w:r>
          </w:p>
        </w:tc>
      </w:tr>
      <w:tr w:rsidR="00042FFD" w14:paraId="105C122C" w14:textId="77777777">
        <w:trPr>
          <w:trHeight w:val="825"/>
        </w:trPr>
        <w:tc>
          <w:tcPr>
            <w:tcW w:w="819" w:type="pct"/>
            <w:tcBorders>
              <w:top w:val="nil"/>
              <w:left w:val="single" w:sz="8" w:space="0" w:color="auto"/>
              <w:bottom w:val="single" w:sz="8" w:space="0" w:color="auto"/>
              <w:right w:val="single" w:sz="8" w:space="0" w:color="auto"/>
            </w:tcBorders>
            <w:vAlign w:val="center"/>
          </w:tcPr>
          <w:p w14:paraId="7148854B" w14:textId="77777777" w:rsidR="00042FFD" w:rsidRDefault="00000000">
            <w:pPr>
              <w:widowControl/>
              <w:jc w:val="left"/>
              <w:rPr>
                <w:rFonts w:ascii="Arial" w:hAnsi="Arial" w:cs="Arial"/>
                <w:kern w:val="0"/>
                <w:szCs w:val="21"/>
              </w:rPr>
            </w:pPr>
            <w:r>
              <w:rPr>
                <w:rFonts w:ascii="Arial" w:hAnsi="Arial" w:cs="Arial"/>
                <w:kern w:val="0"/>
                <w:szCs w:val="21"/>
              </w:rPr>
              <w:t>Incorrect or inappropriate output or functionality</w:t>
            </w:r>
          </w:p>
        </w:tc>
        <w:tc>
          <w:tcPr>
            <w:tcW w:w="1324" w:type="pct"/>
            <w:tcBorders>
              <w:top w:val="nil"/>
              <w:left w:val="nil"/>
              <w:bottom w:val="single" w:sz="8" w:space="0" w:color="auto"/>
              <w:right w:val="single" w:sz="8" w:space="0" w:color="auto"/>
            </w:tcBorders>
            <w:vAlign w:val="center"/>
          </w:tcPr>
          <w:p w14:paraId="062E928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43B6DC8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5937822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418830B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20C09DB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186F3DC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7EA22CB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2E9A93D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7B2688D3"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0C39CAED" w14:textId="77777777">
        <w:trPr>
          <w:trHeight w:val="1935"/>
        </w:trPr>
        <w:tc>
          <w:tcPr>
            <w:tcW w:w="819" w:type="pct"/>
            <w:vMerge w:val="restart"/>
            <w:tcBorders>
              <w:top w:val="nil"/>
              <w:left w:val="single" w:sz="8" w:space="0" w:color="auto"/>
              <w:bottom w:val="single" w:sz="8" w:space="0" w:color="auto"/>
              <w:right w:val="single" w:sz="8" w:space="0" w:color="auto"/>
            </w:tcBorders>
            <w:vAlign w:val="center"/>
          </w:tcPr>
          <w:p w14:paraId="3731DDDA" w14:textId="77777777" w:rsidR="00042FFD" w:rsidRDefault="00000000">
            <w:pPr>
              <w:widowControl/>
              <w:jc w:val="left"/>
              <w:rPr>
                <w:rFonts w:ascii="Arial" w:hAnsi="Arial" w:cs="Arial"/>
                <w:kern w:val="0"/>
                <w:szCs w:val="21"/>
              </w:rPr>
            </w:pPr>
            <w:r>
              <w:rPr>
                <w:rFonts w:ascii="Arial" w:hAnsi="Arial" w:cs="Arial"/>
                <w:kern w:val="0"/>
                <w:szCs w:val="21"/>
              </w:rPr>
              <w:t>Environment condition</w:t>
            </w:r>
          </w:p>
        </w:tc>
        <w:tc>
          <w:tcPr>
            <w:tcW w:w="1324" w:type="pct"/>
            <w:tcBorders>
              <w:top w:val="nil"/>
              <w:left w:val="nil"/>
              <w:bottom w:val="single" w:sz="8" w:space="0" w:color="auto"/>
              <w:right w:val="single" w:sz="8" w:space="0" w:color="auto"/>
            </w:tcBorders>
            <w:vAlign w:val="center"/>
          </w:tcPr>
          <w:p w14:paraId="0F18D30F" w14:textId="77777777" w:rsidR="00042FFD" w:rsidRDefault="00000000">
            <w:pPr>
              <w:widowControl/>
              <w:jc w:val="left"/>
              <w:rPr>
                <w:rFonts w:ascii="Arial" w:hAnsi="Arial" w:cs="Arial"/>
                <w:kern w:val="0"/>
                <w:szCs w:val="21"/>
              </w:rPr>
            </w:pPr>
            <w:r>
              <w:rPr>
                <w:rFonts w:ascii="Arial" w:hAnsi="Arial" w:cs="Arial"/>
                <w:kern w:val="0"/>
                <w:szCs w:val="21"/>
              </w:rPr>
              <w:t>Components have large error in regulate environment condition</w:t>
            </w:r>
          </w:p>
        </w:tc>
        <w:tc>
          <w:tcPr>
            <w:tcW w:w="274" w:type="pct"/>
            <w:tcBorders>
              <w:top w:val="nil"/>
              <w:left w:val="nil"/>
              <w:bottom w:val="single" w:sz="8" w:space="0" w:color="auto"/>
              <w:right w:val="single" w:sz="8" w:space="0" w:color="auto"/>
            </w:tcBorders>
            <w:vAlign w:val="center"/>
          </w:tcPr>
          <w:p w14:paraId="46659847"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428FAD9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1D04475D" w14:textId="77777777" w:rsidR="00042FFD" w:rsidRDefault="00000000">
            <w:pPr>
              <w:widowControl/>
              <w:jc w:val="left"/>
              <w:rPr>
                <w:rFonts w:ascii="Arial" w:hAnsi="Arial" w:cs="Arial"/>
                <w:kern w:val="0"/>
                <w:szCs w:val="21"/>
              </w:rPr>
            </w:pPr>
            <w:r>
              <w:rPr>
                <w:rFonts w:ascii="Arial" w:hAnsi="Arial" w:cs="Arial"/>
                <w:kern w:val="0"/>
                <w:szCs w:val="21"/>
              </w:rPr>
              <w:t>Environmental test</w:t>
            </w:r>
          </w:p>
        </w:tc>
        <w:tc>
          <w:tcPr>
            <w:tcW w:w="681" w:type="pct"/>
            <w:tcBorders>
              <w:top w:val="nil"/>
              <w:left w:val="nil"/>
              <w:bottom w:val="single" w:sz="8" w:space="0" w:color="auto"/>
              <w:right w:val="single" w:sz="8" w:space="0" w:color="auto"/>
            </w:tcBorders>
            <w:vAlign w:val="center"/>
          </w:tcPr>
          <w:p w14:paraId="483280C5"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5482D211"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39C1C17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59281CFE"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72ED1489"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29</w:t>
            </w:r>
          </w:p>
        </w:tc>
      </w:tr>
      <w:tr w:rsidR="00042FFD" w14:paraId="69FD73AF" w14:textId="77777777">
        <w:trPr>
          <w:trHeight w:val="2449"/>
        </w:trPr>
        <w:tc>
          <w:tcPr>
            <w:tcW w:w="819" w:type="pct"/>
            <w:vMerge/>
            <w:tcBorders>
              <w:top w:val="nil"/>
              <w:left w:val="single" w:sz="8" w:space="0" w:color="auto"/>
              <w:bottom w:val="single" w:sz="8" w:space="0" w:color="auto"/>
              <w:right w:val="single" w:sz="8" w:space="0" w:color="auto"/>
            </w:tcBorders>
            <w:vAlign w:val="center"/>
          </w:tcPr>
          <w:p w14:paraId="202AA304"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1EBC9DC8" w14:textId="77777777" w:rsidR="00042FFD" w:rsidRDefault="00000000">
            <w:pPr>
              <w:widowControl/>
              <w:jc w:val="left"/>
              <w:rPr>
                <w:rFonts w:ascii="Arial" w:hAnsi="Arial" w:cs="Arial"/>
                <w:kern w:val="0"/>
                <w:szCs w:val="21"/>
              </w:rPr>
            </w:pPr>
            <w:r>
              <w:rPr>
                <w:rFonts w:ascii="Arial" w:hAnsi="Arial" w:cs="Arial"/>
                <w:kern w:val="0"/>
                <w:szCs w:val="21"/>
              </w:rPr>
              <w:t>Working, transportation and storage conditions unreasonable</w:t>
            </w:r>
          </w:p>
        </w:tc>
        <w:tc>
          <w:tcPr>
            <w:tcW w:w="274" w:type="pct"/>
            <w:tcBorders>
              <w:top w:val="nil"/>
              <w:left w:val="nil"/>
              <w:bottom w:val="single" w:sz="8" w:space="0" w:color="auto"/>
              <w:right w:val="single" w:sz="8" w:space="0" w:color="auto"/>
            </w:tcBorders>
            <w:vAlign w:val="center"/>
          </w:tcPr>
          <w:p w14:paraId="44FDC684" w14:textId="77777777" w:rsidR="00042FFD" w:rsidRDefault="00000000">
            <w:pPr>
              <w:widowControl/>
              <w:jc w:val="left"/>
              <w:rPr>
                <w:rFonts w:ascii="宋体" w:hAnsi="宋体" w:cs="宋体" w:hint="eastAsia"/>
                <w:kern w:val="0"/>
                <w:szCs w:val="21"/>
              </w:rPr>
            </w:pPr>
            <w:r>
              <w:rPr>
                <w:rFonts w:ascii="宋体" w:hAnsi="宋体" w:cs="宋体" w:hint="eastAsia"/>
                <w:kern w:val="0"/>
                <w:szCs w:val="21"/>
              </w:rPr>
              <w:t>4</w:t>
            </w:r>
          </w:p>
        </w:tc>
        <w:tc>
          <w:tcPr>
            <w:tcW w:w="300" w:type="pct"/>
            <w:tcBorders>
              <w:top w:val="nil"/>
              <w:left w:val="nil"/>
              <w:bottom w:val="single" w:sz="8" w:space="0" w:color="auto"/>
              <w:right w:val="single" w:sz="8" w:space="0" w:color="auto"/>
            </w:tcBorders>
            <w:vAlign w:val="center"/>
          </w:tcPr>
          <w:p w14:paraId="56B58D05" w14:textId="77777777" w:rsidR="00042FFD" w:rsidRDefault="00000000">
            <w:pPr>
              <w:widowControl/>
              <w:jc w:val="left"/>
              <w:rPr>
                <w:rFonts w:ascii="宋体" w:hAnsi="宋体" w:cs="宋体" w:hint="eastAsia"/>
                <w:kern w:val="0"/>
                <w:szCs w:val="21"/>
              </w:rPr>
            </w:pPr>
            <w:r>
              <w:rPr>
                <w:rFonts w:ascii="宋体" w:hAnsi="宋体" w:cs="宋体" w:hint="eastAsia"/>
                <w:kern w:val="0"/>
                <w:szCs w:val="21"/>
              </w:rPr>
              <w:t>3</w:t>
            </w:r>
          </w:p>
        </w:tc>
        <w:tc>
          <w:tcPr>
            <w:tcW w:w="604" w:type="pct"/>
            <w:tcBorders>
              <w:top w:val="nil"/>
              <w:left w:val="nil"/>
              <w:bottom w:val="single" w:sz="8" w:space="0" w:color="auto"/>
              <w:right w:val="single" w:sz="8" w:space="0" w:color="auto"/>
            </w:tcBorders>
            <w:vAlign w:val="center"/>
          </w:tcPr>
          <w:p w14:paraId="0DEFD535" w14:textId="77777777" w:rsidR="00042FFD" w:rsidRDefault="00000000">
            <w:pPr>
              <w:widowControl/>
              <w:jc w:val="left"/>
              <w:rPr>
                <w:rFonts w:ascii="Arial" w:hAnsi="Arial" w:cs="Arial"/>
                <w:kern w:val="0"/>
                <w:szCs w:val="21"/>
              </w:rPr>
            </w:pPr>
            <w:r>
              <w:rPr>
                <w:rFonts w:ascii="Arial" w:hAnsi="Arial" w:cs="Arial"/>
                <w:kern w:val="0"/>
                <w:szCs w:val="21"/>
              </w:rPr>
              <w:t>Environmental test</w:t>
            </w:r>
          </w:p>
        </w:tc>
        <w:tc>
          <w:tcPr>
            <w:tcW w:w="681" w:type="pct"/>
            <w:tcBorders>
              <w:top w:val="nil"/>
              <w:left w:val="nil"/>
              <w:bottom w:val="single" w:sz="8" w:space="0" w:color="auto"/>
              <w:right w:val="single" w:sz="8" w:space="0" w:color="auto"/>
            </w:tcBorders>
            <w:vAlign w:val="center"/>
          </w:tcPr>
          <w:p w14:paraId="44D3044E" w14:textId="77777777" w:rsidR="00042FFD" w:rsidRDefault="00000000">
            <w:pPr>
              <w:widowControl/>
              <w:jc w:val="left"/>
              <w:rPr>
                <w:rFonts w:ascii="Arial" w:hAnsi="Arial" w:cs="Arial"/>
                <w:kern w:val="0"/>
                <w:szCs w:val="21"/>
              </w:rPr>
            </w:pPr>
            <w:r>
              <w:rPr>
                <w:rFonts w:ascii="Arial" w:hAnsi="Arial" w:cs="Arial"/>
                <w:kern w:val="0"/>
                <w:szCs w:val="21"/>
              </w:rPr>
              <w:t>type performance report</w:t>
            </w:r>
          </w:p>
        </w:tc>
        <w:tc>
          <w:tcPr>
            <w:tcW w:w="252" w:type="pct"/>
            <w:tcBorders>
              <w:top w:val="nil"/>
              <w:left w:val="nil"/>
              <w:bottom w:val="single" w:sz="8" w:space="0" w:color="auto"/>
              <w:right w:val="single" w:sz="8" w:space="0" w:color="auto"/>
            </w:tcBorders>
            <w:vAlign w:val="center"/>
          </w:tcPr>
          <w:p w14:paraId="6E590B0F" w14:textId="77777777" w:rsidR="00042FFD" w:rsidRDefault="00000000">
            <w:pPr>
              <w:widowControl/>
              <w:jc w:val="left"/>
              <w:rPr>
                <w:rFonts w:ascii="Arial" w:hAnsi="Arial" w:cs="Arial"/>
                <w:kern w:val="0"/>
                <w:szCs w:val="21"/>
              </w:rPr>
            </w:pPr>
            <w:r>
              <w:rPr>
                <w:rFonts w:ascii="Arial" w:hAnsi="Arial" w:cs="Arial" w:hint="eastAsia"/>
                <w:kern w:val="0"/>
                <w:szCs w:val="21"/>
              </w:rPr>
              <w:t>2</w:t>
            </w:r>
          </w:p>
        </w:tc>
        <w:tc>
          <w:tcPr>
            <w:tcW w:w="219" w:type="pct"/>
            <w:tcBorders>
              <w:top w:val="nil"/>
              <w:left w:val="nil"/>
              <w:bottom w:val="single" w:sz="8" w:space="0" w:color="auto"/>
              <w:right w:val="single" w:sz="8" w:space="0" w:color="auto"/>
            </w:tcBorders>
            <w:vAlign w:val="center"/>
          </w:tcPr>
          <w:p w14:paraId="690A3FC6" w14:textId="77777777" w:rsidR="00042FFD" w:rsidRDefault="00000000">
            <w:pPr>
              <w:widowControl/>
              <w:jc w:val="left"/>
              <w:rPr>
                <w:rFonts w:ascii="Arial" w:hAnsi="Arial" w:cs="Arial"/>
                <w:kern w:val="0"/>
                <w:szCs w:val="21"/>
              </w:rPr>
            </w:pPr>
            <w:r>
              <w:rPr>
                <w:rFonts w:ascii="Arial" w:hAnsi="Arial" w:cs="Arial" w:hint="eastAsia"/>
                <w:kern w:val="0"/>
                <w:szCs w:val="21"/>
              </w:rPr>
              <w:t>3</w:t>
            </w:r>
          </w:p>
        </w:tc>
        <w:tc>
          <w:tcPr>
            <w:tcW w:w="281" w:type="pct"/>
            <w:tcBorders>
              <w:top w:val="nil"/>
              <w:left w:val="nil"/>
              <w:bottom w:val="single" w:sz="8" w:space="0" w:color="auto"/>
              <w:right w:val="single" w:sz="8" w:space="0" w:color="auto"/>
            </w:tcBorders>
            <w:vAlign w:val="center"/>
          </w:tcPr>
          <w:p w14:paraId="493D7C8D" w14:textId="77777777" w:rsidR="00042FFD" w:rsidRDefault="00000000">
            <w:pPr>
              <w:widowControl/>
              <w:jc w:val="left"/>
              <w:rPr>
                <w:rFonts w:ascii="Arial" w:hAnsi="Arial" w:cs="Arial"/>
                <w:kern w:val="0"/>
                <w:szCs w:val="21"/>
              </w:rPr>
            </w:pPr>
            <w:r>
              <w:rPr>
                <w:rFonts w:ascii="Arial" w:hAnsi="Arial" w:cs="Arial" w:hint="eastAsia"/>
                <w:kern w:val="0"/>
                <w:szCs w:val="21"/>
              </w:rPr>
              <w:t>N</w:t>
            </w:r>
          </w:p>
        </w:tc>
        <w:tc>
          <w:tcPr>
            <w:tcW w:w="719" w:type="dxa"/>
            <w:tcBorders>
              <w:top w:val="nil"/>
              <w:left w:val="nil"/>
              <w:bottom w:val="single" w:sz="8" w:space="0" w:color="auto"/>
              <w:right w:val="single" w:sz="8" w:space="0" w:color="auto"/>
            </w:tcBorders>
            <w:vAlign w:val="center"/>
          </w:tcPr>
          <w:p w14:paraId="56DFFD18" w14:textId="77777777" w:rsidR="00042FFD" w:rsidRDefault="00000000">
            <w:pPr>
              <w:widowControl/>
              <w:jc w:val="left"/>
              <w:rPr>
                <w:rFonts w:ascii="Arial" w:hAnsi="Arial" w:cs="Arial"/>
                <w:kern w:val="0"/>
                <w:szCs w:val="21"/>
              </w:rPr>
            </w:pPr>
            <w:r>
              <w:rPr>
                <w:rFonts w:ascii="Arial" w:hAnsi="Arial" w:cs="Arial" w:hint="eastAsia"/>
                <w:kern w:val="0"/>
                <w:szCs w:val="21"/>
              </w:rPr>
              <w:t>R30</w:t>
            </w:r>
          </w:p>
        </w:tc>
      </w:tr>
      <w:tr w:rsidR="00042FFD" w14:paraId="3B4A842E" w14:textId="77777777">
        <w:trPr>
          <w:trHeight w:val="1140"/>
        </w:trPr>
        <w:tc>
          <w:tcPr>
            <w:tcW w:w="819" w:type="pct"/>
            <w:vMerge/>
            <w:tcBorders>
              <w:top w:val="nil"/>
              <w:left w:val="single" w:sz="8" w:space="0" w:color="auto"/>
              <w:bottom w:val="single" w:sz="8" w:space="0" w:color="auto"/>
              <w:right w:val="single" w:sz="8" w:space="0" w:color="auto"/>
            </w:tcBorders>
            <w:vAlign w:val="center"/>
          </w:tcPr>
          <w:p w14:paraId="3B4BE4FB"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699C33F1" w14:textId="77777777" w:rsidR="00042FFD" w:rsidRDefault="00000000">
            <w:pPr>
              <w:widowControl/>
              <w:jc w:val="left"/>
              <w:rPr>
                <w:rFonts w:ascii="Arial" w:hAnsi="Arial" w:cs="Arial"/>
                <w:kern w:val="0"/>
                <w:szCs w:val="21"/>
              </w:rPr>
            </w:pPr>
            <w:r>
              <w:rPr>
                <w:rFonts w:ascii="Arial" w:hAnsi="Arial" w:cs="Arial"/>
                <w:kern w:val="0"/>
                <w:szCs w:val="21"/>
              </w:rPr>
              <w:t>Storage or use in unregulated environment condition</w:t>
            </w:r>
          </w:p>
        </w:tc>
        <w:tc>
          <w:tcPr>
            <w:tcW w:w="274" w:type="pct"/>
            <w:tcBorders>
              <w:top w:val="nil"/>
              <w:left w:val="nil"/>
              <w:bottom w:val="single" w:sz="8" w:space="0" w:color="auto"/>
              <w:right w:val="single" w:sz="8" w:space="0" w:color="auto"/>
            </w:tcBorders>
            <w:vAlign w:val="center"/>
          </w:tcPr>
          <w:p w14:paraId="28819EB0"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0FB17C44"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26F8E444"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p>
        </w:tc>
        <w:tc>
          <w:tcPr>
            <w:tcW w:w="681" w:type="pct"/>
            <w:tcBorders>
              <w:top w:val="nil"/>
              <w:left w:val="nil"/>
              <w:bottom w:val="single" w:sz="8" w:space="0" w:color="auto"/>
              <w:right w:val="single" w:sz="8" w:space="0" w:color="auto"/>
            </w:tcBorders>
            <w:vAlign w:val="center"/>
          </w:tcPr>
          <w:p w14:paraId="3559DAF2" w14:textId="77777777" w:rsidR="00042FFD" w:rsidRDefault="00000000">
            <w:pPr>
              <w:widowControl/>
              <w:jc w:val="left"/>
              <w:rPr>
                <w:rFonts w:ascii="Arial" w:hAnsi="Arial" w:cs="Arial"/>
                <w:kern w:val="0"/>
                <w:szCs w:val="21"/>
              </w:rPr>
            </w:pPr>
            <w:r>
              <w:rPr>
                <w:rFonts w:ascii="Arial" w:hAnsi="Arial" w:cs="Arial"/>
                <w:kern w:val="0"/>
                <w:szCs w:val="21"/>
              </w:rPr>
              <w:t>operation guide</w:t>
            </w:r>
          </w:p>
        </w:tc>
        <w:tc>
          <w:tcPr>
            <w:tcW w:w="252" w:type="pct"/>
            <w:tcBorders>
              <w:top w:val="nil"/>
              <w:left w:val="nil"/>
              <w:bottom w:val="single" w:sz="8" w:space="0" w:color="auto"/>
              <w:right w:val="single" w:sz="8" w:space="0" w:color="auto"/>
            </w:tcBorders>
            <w:vAlign w:val="center"/>
          </w:tcPr>
          <w:p w14:paraId="53315260"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26320C43"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690D2294"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37F48978"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31</w:t>
            </w:r>
          </w:p>
        </w:tc>
      </w:tr>
      <w:tr w:rsidR="00042FFD" w14:paraId="1557483F" w14:textId="77777777">
        <w:trPr>
          <w:trHeight w:val="1395"/>
        </w:trPr>
        <w:tc>
          <w:tcPr>
            <w:tcW w:w="819" w:type="pct"/>
            <w:vMerge w:val="restart"/>
            <w:tcBorders>
              <w:top w:val="nil"/>
              <w:left w:val="single" w:sz="8" w:space="0" w:color="auto"/>
              <w:bottom w:val="single" w:sz="8" w:space="0" w:color="auto"/>
              <w:right w:val="single" w:sz="8" w:space="0" w:color="auto"/>
            </w:tcBorders>
            <w:vAlign w:val="center"/>
          </w:tcPr>
          <w:p w14:paraId="34BDAC68" w14:textId="77777777" w:rsidR="00042FFD" w:rsidRDefault="00000000">
            <w:pPr>
              <w:widowControl/>
              <w:jc w:val="left"/>
              <w:rPr>
                <w:rFonts w:ascii="Arial" w:hAnsi="Arial" w:cs="Arial"/>
                <w:kern w:val="0"/>
                <w:szCs w:val="21"/>
              </w:rPr>
            </w:pPr>
            <w:r>
              <w:rPr>
                <w:rFonts w:ascii="Arial" w:hAnsi="Arial" w:cs="Arial"/>
                <w:kern w:val="0"/>
                <w:szCs w:val="21"/>
              </w:rPr>
              <w:t>SFC and MOP</w:t>
            </w:r>
          </w:p>
        </w:tc>
        <w:tc>
          <w:tcPr>
            <w:tcW w:w="1324" w:type="pct"/>
            <w:tcBorders>
              <w:top w:val="nil"/>
              <w:left w:val="nil"/>
              <w:bottom w:val="single" w:sz="8" w:space="0" w:color="auto"/>
              <w:right w:val="single" w:sz="8" w:space="0" w:color="auto"/>
            </w:tcBorders>
            <w:vAlign w:val="center"/>
          </w:tcPr>
          <w:p w14:paraId="6B8BE77F" w14:textId="77777777" w:rsidR="00042FFD" w:rsidRDefault="00000000">
            <w:pPr>
              <w:widowControl/>
              <w:jc w:val="left"/>
              <w:rPr>
                <w:rFonts w:ascii="Arial" w:hAnsi="Arial" w:cs="Arial"/>
                <w:kern w:val="0"/>
                <w:szCs w:val="21"/>
              </w:rPr>
            </w:pPr>
            <w:r>
              <w:rPr>
                <w:rFonts w:ascii="Arial" w:hAnsi="Arial" w:cs="Arial"/>
                <w:kern w:val="0"/>
                <w:szCs w:val="21"/>
              </w:rPr>
              <w:t xml:space="preserve"> Not enough insulation and Insulation breakdown</w:t>
            </w:r>
          </w:p>
        </w:tc>
        <w:tc>
          <w:tcPr>
            <w:tcW w:w="274" w:type="pct"/>
            <w:tcBorders>
              <w:top w:val="nil"/>
              <w:left w:val="nil"/>
              <w:bottom w:val="single" w:sz="8" w:space="0" w:color="auto"/>
              <w:right w:val="single" w:sz="8" w:space="0" w:color="auto"/>
            </w:tcBorders>
            <w:vAlign w:val="center"/>
          </w:tcPr>
          <w:p w14:paraId="713CEB8B"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49252FC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32A7B280" w14:textId="77777777" w:rsidR="00042FFD" w:rsidRDefault="00000000">
            <w:pPr>
              <w:widowControl/>
              <w:jc w:val="left"/>
              <w:rPr>
                <w:rFonts w:ascii="Arial" w:hAnsi="Arial" w:cs="Arial"/>
                <w:kern w:val="0"/>
                <w:szCs w:val="21"/>
              </w:rPr>
            </w:pPr>
            <w:r>
              <w:rPr>
                <w:rFonts w:ascii="Arial" w:hAnsi="Arial" w:cs="Arial"/>
                <w:kern w:val="0"/>
                <w:szCs w:val="21"/>
              </w:rPr>
              <w:t>Dielectric strength test</w:t>
            </w:r>
          </w:p>
        </w:tc>
        <w:tc>
          <w:tcPr>
            <w:tcW w:w="681" w:type="pct"/>
            <w:tcBorders>
              <w:top w:val="nil"/>
              <w:left w:val="nil"/>
              <w:bottom w:val="single" w:sz="8" w:space="0" w:color="auto"/>
              <w:right w:val="single" w:sz="8" w:space="0" w:color="auto"/>
            </w:tcBorders>
            <w:vAlign w:val="center"/>
          </w:tcPr>
          <w:p w14:paraId="6677A8F9"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179A3572"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120119DA"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4F4985F4"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52A4BF9A"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32</w:t>
            </w:r>
          </w:p>
        </w:tc>
      </w:tr>
      <w:tr w:rsidR="00042FFD" w14:paraId="6207103F" w14:textId="77777777">
        <w:trPr>
          <w:trHeight w:val="942"/>
        </w:trPr>
        <w:tc>
          <w:tcPr>
            <w:tcW w:w="819" w:type="pct"/>
            <w:vMerge/>
            <w:tcBorders>
              <w:top w:val="nil"/>
              <w:left w:val="single" w:sz="8" w:space="0" w:color="auto"/>
              <w:bottom w:val="single" w:sz="8" w:space="0" w:color="auto"/>
              <w:right w:val="single" w:sz="8" w:space="0" w:color="auto"/>
            </w:tcBorders>
            <w:vAlign w:val="center"/>
          </w:tcPr>
          <w:p w14:paraId="507B4F6F"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25A33828" w14:textId="77777777" w:rsidR="00042FFD" w:rsidRDefault="00000000">
            <w:pPr>
              <w:widowControl/>
              <w:jc w:val="left"/>
              <w:rPr>
                <w:rFonts w:ascii="Arial" w:hAnsi="Arial" w:cs="Arial"/>
                <w:kern w:val="0"/>
                <w:szCs w:val="21"/>
              </w:rPr>
            </w:pPr>
            <w:r>
              <w:rPr>
                <w:rFonts w:ascii="Arial" w:hAnsi="Arial" w:cs="Arial"/>
                <w:kern w:val="0"/>
                <w:szCs w:val="21"/>
              </w:rPr>
              <w:t>Creepage distance and electrical clearance breakdown</w:t>
            </w:r>
          </w:p>
        </w:tc>
        <w:tc>
          <w:tcPr>
            <w:tcW w:w="274" w:type="pct"/>
            <w:tcBorders>
              <w:top w:val="nil"/>
              <w:left w:val="nil"/>
              <w:bottom w:val="single" w:sz="8" w:space="0" w:color="auto"/>
              <w:right w:val="single" w:sz="8" w:space="0" w:color="auto"/>
            </w:tcBorders>
            <w:vAlign w:val="center"/>
          </w:tcPr>
          <w:p w14:paraId="01AE206A"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101E39B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72998FC1" w14:textId="77777777" w:rsidR="00042FFD" w:rsidRDefault="00000000">
            <w:pPr>
              <w:widowControl/>
              <w:jc w:val="left"/>
              <w:rPr>
                <w:rFonts w:ascii="Arial" w:hAnsi="Arial" w:cs="Arial"/>
                <w:kern w:val="0"/>
                <w:szCs w:val="21"/>
              </w:rPr>
            </w:pPr>
            <w:r>
              <w:rPr>
                <w:rFonts w:ascii="Arial" w:hAnsi="Arial" w:cs="Arial"/>
                <w:kern w:val="0"/>
                <w:szCs w:val="21"/>
              </w:rPr>
              <w:t>Measure the electrical clearance and creepage distance</w:t>
            </w:r>
          </w:p>
        </w:tc>
        <w:tc>
          <w:tcPr>
            <w:tcW w:w="681" w:type="pct"/>
            <w:tcBorders>
              <w:top w:val="nil"/>
              <w:left w:val="nil"/>
              <w:bottom w:val="single" w:sz="8" w:space="0" w:color="auto"/>
              <w:right w:val="single" w:sz="8" w:space="0" w:color="auto"/>
            </w:tcBorders>
            <w:vAlign w:val="center"/>
          </w:tcPr>
          <w:p w14:paraId="082CC146"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r>
              <w:rPr>
                <w:rFonts w:ascii="Arial" w:hAnsi="Arial" w:cs="Arial"/>
                <w:kern w:val="0"/>
                <w:szCs w:val="21"/>
              </w:rPr>
              <w:br/>
              <w:t> </w:t>
            </w:r>
          </w:p>
        </w:tc>
        <w:tc>
          <w:tcPr>
            <w:tcW w:w="252" w:type="pct"/>
            <w:tcBorders>
              <w:top w:val="nil"/>
              <w:left w:val="nil"/>
              <w:bottom w:val="single" w:sz="8" w:space="0" w:color="auto"/>
              <w:right w:val="single" w:sz="8" w:space="0" w:color="auto"/>
            </w:tcBorders>
            <w:vAlign w:val="center"/>
          </w:tcPr>
          <w:p w14:paraId="37FF4C1C"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5817920E"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1B4B12A8"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2A177C44"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33</w:t>
            </w:r>
          </w:p>
        </w:tc>
      </w:tr>
      <w:tr w:rsidR="00042FFD" w14:paraId="54C9F77E" w14:textId="77777777">
        <w:trPr>
          <w:trHeight w:val="439"/>
        </w:trPr>
        <w:tc>
          <w:tcPr>
            <w:tcW w:w="819" w:type="pct"/>
            <w:vMerge/>
            <w:tcBorders>
              <w:top w:val="nil"/>
              <w:left w:val="single" w:sz="8" w:space="0" w:color="auto"/>
              <w:bottom w:val="single" w:sz="8" w:space="0" w:color="auto"/>
              <w:right w:val="single" w:sz="8" w:space="0" w:color="auto"/>
            </w:tcBorders>
            <w:vAlign w:val="center"/>
          </w:tcPr>
          <w:p w14:paraId="44072F08"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62A42031" w14:textId="77777777" w:rsidR="00042FFD" w:rsidRDefault="00000000">
            <w:pPr>
              <w:widowControl/>
              <w:jc w:val="left"/>
              <w:rPr>
                <w:rFonts w:ascii="Arial" w:hAnsi="Arial" w:cs="Arial"/>
                <w:kern w:val="0"/>
                <w:szCs w:val="21"/>
              </w:rPr>
            </w:pPr>
            <w:r>
              <w:rPr>
                <w:rFonts w:ascii="Arial" w:hAnsi="Arial" w:cs="Arial"/>
                <w:kern w:val="0"/>
                <w:szCs w:val="21"/>
              </w:rPr>
              <w:t>Contact current exceeds bid</w:t>
            </w:r>
          </w:p>
        </w:tc>
        <w:tc>
          <w:tcPr>
            <w:tcW w:w="274" w:type="pct"/>
            <w:tcBorders>
              <w:top w:val="nil"/>
              <w:left w:val="nil"/>
              <w:bottom w:val="single" w:sz="8" w:space="0" w:color="auto"/>
              <w:right w:val="single" w:sz="8" w:space="0" w:color="auto"/>
            </w:tcBorders>
            <w:vAlign w:val="center"/>
          </w:tcPr>
          <w:p w14:paraId="4D73F348"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7448F82E"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2E65F38C" w14:textId="77777777" w:rsidR="00042FFD" w:rsidRDefault="00000000">
            <w:pPr>
              <w:widowControl/>
              <w:jc w:val="left"/>
              <w:rPr>
                <w:rFonts w:ascii="Arial" w:hAnsi="Arial" w:cs="Arial"/>
                <w:kern w:val="0"/>
                <w:szCs w:val="21"/>
              </w:rPr>
            </w:pPr>
            <w:r>
              <w:rPr>
                <w:rFonts w:ascii="Arial" w:hAnsi="Arial" w:cs="Arial"/>
                <w:kern w:val="0"/>
                <w:szCs w:val="21"/>
              </w:rPr>
              <w:t>leakage current test</w:t>
            </w:r>
          </w:p>
        </w:tc>
        <w:tc>
          <w:tcPr>
            <w:tcW w:w="681" w:type="pct"/>
            <w:tcBorders>
              <w:top w:val="nil"/>
              <w:left w:val="nil"/>
              <w:bottom w:val="single" w:sz="8" w:space="0" w:color="auto"/>
              <w:right w:val="single" w:sz="8" w:space="0" w:color="auto"/>
            </w:tcBorders>
            <w:vAlign w:val="center"/>
          </w:tcPr>
          <w:p w14:paraId="183D1EFF"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7BDAEE01"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18E9A69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56A96718"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3BE4D4F1"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34</w:t>
            </w:r>
          </w:p>
        </w:tc>
      </w:tr>
      <w:tr w:rsidR="00042FFD" w14:paraId="37C9EC74" w14:textId="77777777">
        <w:trPr>
          <w:trHeight w:val="555"/>
        </w:trPr>
        <w:tc>
          <w:tcPr>
            <w:tcW w:w="819" w:type="pct"/>
            <w:tcBorders>
              <w:top w:val="nil"/>
              <w:left w:val="single" w:sz="8" w:space="0" w:color="auto"/>
              <w:bottom w:val="single" w:sz="8" w:space="0" w:color="auto"/>
              <w:right w:val="single" w:sz="8" w:space="0" w:color="auto"/>
            </w:tcBorders>
            <w:vAlign w:val="center"/>
          </w:tcPr>
          <w:p w14:paraId="632883B9" w14:textId="77777777" w:rsidR="00042FFD" w:rsidRDefault="00000000">
            <w:pPr>
              <w:widowControl/>
              <w:jc w:val="left"/>
              <w:rPr>
                <w:rFonts w:ascii="Arial" w:hAnsi="Arial" w:cs="Arial"/>
                <w:kern w:val="0"/>
                <w:szCs w:val="21"/>
              </w:rPr>
            </w:pPr>
            <w:r>
              <w:rPr>
                <w:rFonts w:ascii="Arial" w:hAnsi="Arial" w:cs="Arial"/>
                <w:kern w:val="0"/>
                <w:szCs w:val="21"/>
              </w:rPr>
              <w:t>Interruption of the power supply</w:t>
            </w:r>
          </w:p>
        </w:tc>
        <w:tc>
          <w:tcPr>
            <w:tcW w:w="1324" w:type="pct"/>
            <w:tcBorders>
              <w:top w:val="nil"/>
              <w:left w:val="nil"/>
              <w:bottom w:val="single" w:sz="8" w:space="0" w:color="auto"/>
              <w:right w:val="single" w:sz="8" w:space="0" w:color="auto"/>
            </w:tcBorders>
            <w:vAlign w:val="center"/>
          </w:tcPr>
          <w:p w14:paraId="2452401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0270FA0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4334082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3E29897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5A8AE3F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1D5900E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7A848D4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4A2C1A0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18EF84E4"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55683E5A" w14:textId="77777777">
        <w:trPr>
          <w:trHeight w:val="555"/>
        </w:trPr>
        <w:tc>
          <w:tcPr>
            <w:tcW w:w="819" w:type="pct"/>
            <w:tcBorders>
              <w:top w:val="nil"/>
              <w:left w:val="single" w:sz="8" w:space="0" w:color="auto"/>
              <w:bottom w:val="single" w:sz="8" w:space="0" w:color="auto"/>
              <w:right w:val="single" w:sz="8" w:space="0" w:color="auto"/>
            </w:tcBorders>
            <w:vAlign w:val="center"/>
          </w:tcPr>
          <w:p w14:paraId="5880FEDF" w14:textId="77777777" w:rsidR="00042FFD" w:rsidRDefault="00000000">
            <w:pPr>
              <w:widowControl/>
              <w:jc w:val="left"/>
              <w:rPr>
                <w:rFonts w:ascii="Arial" w:hAnsi="Arial" w:cs="Arial"/>
                <w:kern w:val="0"/>
                <w:szCs w:val="21"/>
              </w:rPr>
            </w:pPr>
            <w:r>
              <w:rPr>
                <w:rFonts w:ascii="Arial" w:hAnsi="Arial" w:cs="Arial"/>
                <w:kern w:val="0"/>
                <w:szCs w:val="21"/>
              </w:rPr>
              <w:t>Knowledge-based failure</w:t>
            </w:r>
          </w:p>
        </w:tc>
        <w:tc>
          <w:tcPr>
            <w:tcW w:w="1324" w:type="pct"/>
            <w:tcBorders>
              <w:top w:val="nil"/>
              <w:left w:val="nil"/>
              <w:bottom w:val="single" w:sz="8" w:space="0" w:color="auto"/>
              <w:right w:val="single" w:sz="8" w:space="0" w:color="auto"/>
            </w:tcBorders>
            <w:vAlign w:val="center"/>
          </w:tcPr>
          <w:p w14:paraId="67BE9DF5" w14:textId="77777777" w:rsidR="00042FFD" w:rsidRDefault="00000000">
            <w:pPr>
              <w:widowControl/>
              <w:jc w:val="left"/>
              <w:rPr>
                <w:rFonts w:ascii="Arial" w:hAnsi="Arial" w:cs="Arial"/>
                <w:kern w:val="0"/>
                <w:szCs w:val="21"/>
              </w:rPr>
            </w:pPr>
            <w:r>
              <w:rPr>
                <w:rFonts w:ascii="Arial" w:hAnsi="Arial" w:cs="Arial"/>
                <w:kern w:val="0"/>
                <w:szCs w:val="21"/>
              </w:rPr>
              <w:t>Fail operating according to user guide</w:t>
            </w:r>
          </w:p>
        </w:tc>
        <w:tc>
          <w:tcPr>
            <w:tcW w:w="274" w:type="pct"/>
            <w:tcBorders>
              <w:top w:val="nil"/>
              <w:left w:val="nil"/>
              <w:bottom w:val="single" w:sz="8" w:space="0" w:color="auto"/>
              <w:right w:val="single" w:sz="8" w:space="0" w:color="auto"/>
            </w:tcBorders>
            <w:vAlign w:val="center"/>
          </w:tcPr>
          <w:p w14:paraId="16BE9DE4"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29BBFE2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2C122591"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p>
        </w:tc>
        <w:tc>
          <w:tcPr>
            <w:tcW w:w="681" w:type="pct"/>
            <w:tcBorders>
              <w:top w:val="nil"/>
              <w:left w:val="nil"/>
              <w:bottom w:val="single" w:sz="8" w:space="0" w:color="auto"/>
              <w:right w:val="single" w:sz="8" w:space="0" w:color="auto"/>
            </w:tcBorders>
            <w:vAlign w:val="center"/>
          </w:tcPr>
          <w:p w14:paraId="4F37E7C5" w14:textId="77777777" w:rsidR="00042FFD" w:rsidRDefault="00000000">
            <w:pPr>
              <w:widowControl/>
              <w:jc w:val="left"/>
              <w:rPr>
                <w:rFonts w:ascii="Arial" w:hAnsi="Arial" w:cs="Arial"/>
                <w:kern w:val="0"/>
                <w:szCs w:val="21"/>
              </w:rPr>
            </w:pPr>
            <w:r>
              <w:rPr>
                <w:rFonts w:ascii="Arial" w:hAnsi="Arial" w:cs="Arial"/>
                <w:kern w:val="0"/>
                <w:szCs w:val="21"/>
              </w:rPr>
              <w:t>operation guide</w:t>
            </w:r>
          </w:p>
        </w:tc>
        <w:tc>
          <w:tcPr>
            <w:tcW w:w="252" w:type="pct"/>
            <w:tcBorders>
              <w:top w:val="nil"/>
              <w:left w:val="nil"/>
              <w:bottom w:val="single" w:sz="8" w:space="0" w:color="auto"/>
              <w:right w:val="single" w:sz="8" w:space="0" w:color="auto"/>
            </w:tcBorders>
            <w:vAlign w:val="center"/>
          </w:tcPr>
          <w:p w14:paraId="2EC33DF8" w14:textId="77777777" w:rsidR="00042FFD" w:rsidRDefault="00000000">
            <w:pPr>
              <w:widowControl/>
              <w:jc w:val="left"/>
              <w:rPr>
                <w:rFonts w:ascii="Arial" w:hAnsi="Arial" w:cs="Arial"/>
                <w:kern w:val="0"/>
                <w:szCs w:val="21"/>
              </w:rPr>
            </w:pPr>
            <w:r>
              <w:rPr>
                <w:rFonts w:ascii="Arial" w:hAnsi="Arial" w:cs="Arial" w:hint="eastAsia"/>
                <w:kern w:val="0"/>
                <w:szCs w:val="21"/>
              </w:rPr>
              <w:t>2</w:t>
            </w:r>
          </w:p>
        </w:tc>
        <w:tc>
          <w:tcPr>
            <w:tcW w:w="219" w:type="pct"/>
            <w:tcBorders>
              <w:top w:val="nil"/>
              <w:left w:val="nil"/>
              <w:bottom w:val="single" w:sz="8" w:space="0" w:color="auto"/>
              <w:right w:val="single" w:sz="8" w:space="0" w:color="auto"/>
            </w:tcBorders>
            <w:vAlign w:val="center"/>
          </w:tcPr>
          <w:p w14:paraId="132D1EE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450816AE"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25AEDF8"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35</w:t>
            </w:r>
          </w:p>
        </w:tc>
      </w:tr>
      <w:tr w:rsidR="00042FFD" w14:paraId="3436E191" w14:textId="77777777">
        <w:trPr>
          <w:trHeight w:val="1605"/>
        </w:trPr>
        <w:tc>
          <w:tcPr>
            <w:tcW w:w="819" w:type="pct"/>
            <w:tcBorders>
              <w:top w:val="nil"/>
              <w:left w:val="single" w:sz="8" w:space="0" w:color="auto"/>
              <w:bottom w:val="single" w:sz="8" w:space="0" w:color="auto"/>
              <w:right w:val="single" w:sz="8" w:space="0" w:color="auto"/>
            </w:tcBorders>
            <w:vAlign w:val="center"/>
          </w:tcPr>
          <w:p w14:paraId="1B2CD4D2" w14:textId="77777777" w:rsidR="00042FFD" w:rsidRDefault="00000000">
            <w:pPr>
              <w:widowControl/>
              <w:jc w:val="left"/>
              <w:rPr>
                <w:rFonts w:ascii="Arial" w:hAnsi="Arial" w:cs="Arial"/>
                <w:kern w:val="0"/>
                <w:szCs w:val="21"/>
              </w:rPr>
            </w:pPr>
            <w:r>
              <w:rPr>
                <w:rFonts w:ascii="Arial" w:hAnsi="Arial" w:cs="Arial"/>
                <w:kern w:val="0"/>
                <w:szCs w:val="21"/>
              </w:rPr>
              <w:lastRenderedPageBreak/>
              <w:t>Strangling or asphyxia</w:t>
            </w:r>
          </w:p>
        </w:tc>
        <w:tc>
          <w:tcPr>
            <w:tcW w:w="1324" w:type="pct"/>
            <w:tcBorders>
              <w:top w:val="nil"/>
              <w:left w:val="nil"/>
              <w:bottom w:val="single" w:sz="8" w:space="0" w:color="auto"/>
              <w:right w:val="single" w:sz="8" w:space="0" w:color="auto"/>
            </w:tcBorders>
            <w:vAlign w:val="center"/>
          </w:tcPr>
          <w:p w14:paraId="21ED32C4"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74" w:type="pct"/>
            <w:tcBorders>
              <w:top w:val="nil"/>
              <w:left w:val="nil"/>
              <w:bottom w:val="single" w:sz="8" w:space="0" w:color="auto"/>
              <w:right w:val="single" w:sz="8" w:space="0" w:color="auto"/>
            </w:tcBorders>
            <w:vAlign w:val="center"/>
          </w:tcPr>
          <w:p w14:paraId="23C13EB4"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300" w:type="pct"/>
            <w:tcBorders>
              <w:top w:val="nil"/>
              <w:left w:val="nil"/>
              <w:bottom w:val="single" w:sz="8" w:space="0" w:color="auto"/>
              <w:right w:val="single" w:sz="8" w:space="0" w:color="auto"/>
            </w:tcBorders>
            <w:vAlign w:val="center"/>
          </w:tcPr>
          <w:p w14:paraId="478F4D64"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04" w:type="pct"/>
            <w:tcBorders>
              <w:top w:val="nil"/>
              <w:left w:val="nil"/>
              <w:bottom w:val="single" w:sz="8" w:space="0" w:color="auto"/>
              <w:right w:val="single" w:sz="8" w:space="0" w:color="auto"/>
            </w:tcBorders>
            <w:vAlign w:val="center"/>
          </w:tcPr>
          <w:p w14:paraId="5F98D28A"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681" w:type="pct"/>
            <w:tcBorders>
              <w:top w:val="nil"/>
              <w:left w:val="nil"/>
              <w:bottom w:val="single" w:sz="8" w:space="0" w:color="auto"/>
              <w:right w:val="single" w:sz="8" w:space="0" w:color="auto"/>
            </w:tcBorders>
            <w:vAlign w:val="center"/>
          </w:tcPr>
          <w:p w14:paraId="04D1D07A" w14:textId="77777777" w:rsidR="00042FFD" w:rsidRDefault="00000000">
            <w:pPr>
              <w:widowControl/>
              <w:jc w:val="left"/>
              <w:textAlignment w:val="center"/>
              <w:rPr>
                <w:rFonts w:ascii="Arial" w:hAnsi="Arial" w:cs="Arial"/>
                <w:kern w:val="0"/>
                <w:szCs w:val="21"/>
              </w:rPr>
            </w:pPr>
            <w:r>
              <w:rPr>
                <w:rFonts w:ascii="Arial" w:hAnsi="Arial" w:cs="Arial"/>
                <w:kern w:val="0"/>
                <w:szCs w:val="21"/>
                <w:lang w:bidi="ar"/>
              </w:rPr>
              <w:t>N/A</w:t>
            </w:r>
          </w:p>
        </w:tc>
        <w:tc>
          <w:tcPr>
            <w:tcW w:w="252" w:type="pct"/>
            <w:tcBorders>
              <w:top w:val="nil"/>
              <w:left w:val="nil"/>
              <w:bottom w:val="single" w:sz="8" w:space="0" w:color="auto"/>
              <w:right w:val="single" w:sz="8" w:space="0" w:color="auto"/>
            </w:tcBorders>
            <w:vAlign w:val="center"/>
          </w:tcPr>
          <w:p w14:paraId="003791B8" w14:textId="77777777" w:rsidR="00042FFD" w:rsidRDefault="00000000">
            <w:pPr>
              <w:widowControl/>
              <w:jc w:val="left"/>
              <w:rPr>
                <w:rFonts w:ascii="Arial" w:hAnsi="Arial" w:cs="Arial"/>
                <w:kern w:val="0"/>
                <w:szCs w:val="21"/>
              </w:rPr>
            </w:pPr>
            <w:r>
              <w:rPr>
                <w:rFonts w:ascii="Arial" w:hAnsi="Arial" w:cs="Arial" w:hint="eastAsia"/>
                <w:kern w:val="0"/>
                <w:szCs w:val="21"/>
              </w:rPr>
              <w:t>N/A</w:t>
            </w:r>
          </w:p>
        </w:tc>
        <w:tc>
          <w:tcPr>
            <w:tcW w:w="219" w:type="pct"/>
            <w:tcBorders>
              <w:top w:val="nil"/>
              <w:left w:val="nil"/>
              <w:bottom w:val="single" w:sz="8" w:space="0" w:color="auto"/>
              <w:right w:val="single" w:sz="8" w:space="0" w:color="auto"/>
            </w:tcBorders>
            <w:vAlign w:val="center"/>
          </w:tcPr>
          <w:p w14:paraId="6EDDF890" w14:textId="77777777" w:rsidR="00042FFD" w:rsidRDefault="00000000">
            <w:pPr>
              <w:widowControl/>
              <w:jc w:val="left"/>
              <w:rPr>
                <w:rFonts w:ascii="Arial" w:hAnsi="Arial" w:cs="Arial"/>
                <w:kern w:val="0"/>
                <w:szCs w:val="21"/>
              </w:rPr>
            </w:pPr>
            <w:r>
              <w:rPr>
                <w:rFonts w:ascii="Arial" w:hAnsi="Arial" w:cs="Arial" w:hint="eastAsia"/>
                <w:kern w:val="0"/>
                <w:szCs w:val="21"/>
              </w:rPr>
              <w:t>N/A</w:t>
            </w:r>
          </w:p>
        </w:tc>
        <w:tc>
          <w:tcPr>
            <w:tcW w:w="281" w:type="pct"/>
            <w:tcBorders>
              <w:top w:val="nil"/>
              <w:left w:val="nil"/>
              <w:bottom w:val="single" w:sz="8" w:space="0" w:color="auto"/>
              <w:right w:val="single" w:sz="8" w:space="0" w:color="auto"/>
            </w:tcBorders>
            <w:vAlign w:val="center"/>
          </w:tcPr>
          <w:p w14:paraId="54959969" w14:textId="77777777" w:rsidR="00042FFD" w:rsidRDefault="00000000">
            <w:pPr>
              <w:widowControl/>
              <w:jc w:val="left"/>
              <w:rPr>
                <w:rFonts w:ascii="Arial" w:hAnsi="Arial" w:cs="Arial"/>
                <w:kern w:val="0"/>
                <w:szCs w:val="21"/>
              </w:rPr>
            </w:pPr>
            <w:r>
              <w:rPr>
                <w:rFonts w:ascii="Arial" w:hAnsi="Arial" w:cs="Arial" w:hint="eastAsia"/>
                <w:kern w:val="0"/>
                <w:szCs w:val="21"/>
              </w:rPr>
              <w:t>N/A</w:t>
            </w:r>
          </w:p>
        </w:tc>
        <w:tc>
          <w:tcPr>
            <w:tcW w:w="719" w:type="dxa"/>
            <w:tcBorders>
              <w:top w:val="nil"/>
              <w:left w:val="nil"/>
              <w:bottom w:val="single" w:sz="8" w:space="0" w:color="auto"/>
              <w:right w:val="single" w:sz="8" w:space="0" w:color="auto"/>
            </w:tcBorders>
            <w:vAlign w:val="center"/>
          </w:tcPr>
          <w:p w14:paraId="0A2B24FE" w14:textId="77777777" w:rsidR="00042FFD" w:rsidRDefault="00000000">
            <w:pPr>
              <w:widowControl/>
              <w:jc w:val="left"/>
              <w:rPr>
                <w:rFonts w:ascii="Arial" w:hAnsi="Arial" w:cs="Arial"/>
                <w:kern w:val="0"/>
                <w:szCs w:val="21"/>
              </w:rPr>
            </w:pPr>
            <w:r>
              <w:rPr>
                <w:rFonts w:ascii="Arial" w:hAnsi="Arial" w:cs="Arial" w:hint="eastAsia"/>
                <w:kern w:val="0"/>
                <w:szCs w:val="21"/>
              </w:rPr>
              <w:t>N/A</w:t>
            </w:r>
          </w:p>
        </w:tc>
      </w:tr>
      <w:tr w:rsidR="00042FFD" w14:paraId="0A8122F5" w14:textId="77777777">
        <w:trPr>
          <w:trHeight w:val="825"/>
        </w:trPr>
        <w:tc>
          <w:tcPr>
            <w:tcW w:w="819" w:type="pct"/>
            <w:tcBorders>
              <w:top w:val="nil"/>
              <w:left w:val="single" w:sz="8" w:space="0" w:color="auto"/>
              <w:bottom w:val="single" w:sz="8" w:space="0" w:color="auto"/>
              <w:right w:val="single" w:sz="8" w:space="0" w:color="auto"/>
            </w:tcBorders>
            <w:vAlign w:val="center"/>
          </w:tcPr>
          <w:p w14:paraId="3878417B" w14:textId="77777777" w:rsidR="00042FFD" w:rsidRDefault="00000000">
            <w:pPr>
              <w:widowControl/>
              <w:jc w:val="left"/>
              <w:rPr>
                <w:rFonts w:ascii="Arial" w:hAnsi="Arial" w:cs="Arial"/>
                <w:kern w:val="0"/>
                <w:szCs w:val="21"/>
              </w:rPr>
            </w:pPr>
            <w:r>
              <w:rPr>
                <w:rFonts w:ascii="Arial" w:hAnsi="Arial" w:cs="Arial"/>
                <w:kern w:val="0"/>
                <w:szCs w:val="21"/>
              </w:rPr>
              <w:t>Shape</w:t>
            </w:r>
          </w:p>
        </w:tc>
        <w:tc>
          <w:tcPr>
            <w:tcW w:w="1324" w:type="pct"/>
            <w:tcBorders>
              <w:top w:val="nil"/>
              <w:left w:val="nil"/>
              <w:bottom w:val="single" w:sz="8" w:space="0" w:color="auto"/>
              <w:right w:val="single" w:sz="8" w:space="0" w:color="auto"/>
            </w:tcBorders>
            <w:vAlign w:val="center"/>
          </w:tcPr>
          <w:p w14:paraId="7874E24C" w14:textId="77777777" w:rsidR="00042FFD" w:rsidRDefault="00000000">
            <w:pPr>
              <w:widowControl/>
              <w:jc w:val="left"/>
              <w:rPr>
                <w:rFonts w:ascii="Arial" w:hAnsi="Arial" w:cs="Arial"/>
                <w:kern w:val="0"/>
                <w:szCs w:val="21"/>
              </w:rPr>
            </w:pPr>
            <w:r>
              <w:rPr>
                <w:rFonts w:ascii="Arial" w:hAnsi="Arial" w:cs="Arial"/>
                <w:kern w:val="0"/>
                <w:szCs w:val="21"/>
              </w:rPr>
              <w:t>The sharp angle, sharp edge and rough surface are exposed</w:t>
            </w:r>
          </w:p>
        </w:tc>
        <w:tc>
          <w:tcPr>
            <w:tcW w:w="274" w:type="pct"/>
            <w:tcBorders>
              <w:top w:val="nil"/>
              <w:left w:val="nil"/>
              <w:bottom w:val="single" w:sz="8" w:space="0" w:color="auto"/>
              <w:right w:val="single" w:sz="8" w:space="0" w:color="auto"/>
            </w:tcBorders>
            <w:vAlign w:val="center"/>
          </w:tcPr>
          <w:p w14:paraId="371A7CEA"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0E36E7DD"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604" w:type="pct"/>
            <w:tcBorders>
              <w:top w:val="nil"/>
              <w:left w:val="nil"/>
              <w:bottom w:val="single" w:sz="8" w:space="0" w:color="auto"/>
              <w:right w:val="single" w:sz="8" w:space="0" w:color="auto"/>
            </w:tcBorders>
            <w:vAlign w:val="center"/>
          </w:tcPr>
          <w:p w14:paraId="6B69CE5E" w14:textId="77777777" w:rsidR="00042FFD" w:rsidRDefault="00000000">
            <w:pPr>
              <w:widowControl/>
              <w:jc w:val="left"/>
              <w:rPr>
                <w:rFonts w:ascii="Arial" w:hAnsi="Arial" w:cs="Arial"/>
                <w:kern w:val="0"/>
                <w:szCs w:val="21"/>
              </w:rPr>
            </w:pPr>
            <w:r>
              <w:rPr>
                <w:rFonts w:ascii="Arial" w:hAnsi="Arial" w:cs="Arial"/>
                <w:kern w:val="0"/>
                <w:szCs w:val="21"/>
              </w:rPr>
              <w:t>sharp test</w:t>
            </w:r>
          </w:p>
        </w:tc>
        <w:tc>
          <w:tcPr>
            <w:tcW w:w="681" w:type="pct"/>
            <w:tcBorders>
              <w:top w:val="nil"/>
              <w:left w:val="nil"/>
              <w:bottom w:val="single" w:sz="8" w:space="0" w:color="auto"/>
              <w:right w:val="single" w:sz="8" w:space="0" w:color="auto"/>
            </w:tcBorders>
            <w:vAlign w:val="center"/>
          </w:tcPr>
          <w:p w14:paraId="551ED81F"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1B55ED5D" w14:textId="77777777" w:rsidR="00042FFD" w:rsidRDefault="00000000">
            <w:pPr>
              <w:widowControl/>
              <w:jc w:val="left"/>
              <w:rPr>
                <w:rFonts w:ascii="Arial" w:hAnsi="Arial" w:cs="Arial"/>
                <w:kern w:val="0"/>
                <w:szCs w:val="21"/>
              </w:rPr>
            </w:pPr>
            <w:r>
              <w:rPr>
                <w:rFonts w:ascii="Arial" w:hAnsi="Arial" w:cs="Arial" w:hint="eastAsia"/>
                <w:kern w:val="0"/>
                <w:szCs w:val="21"/>
              </w:rPr>
              <w:t>1</w:t>
            </w:r>
          </w:p>
        </w:tc>
        <w:tc>
          <w:tcPr>
            <w:tcW w:w="219" w:type="pct"/>
            <w:tcBorders>
              <w:top w:val="nil"/>
              <w:left w:val="nil"/>
              <w:bottom w:val="single" w:sz="8" w:space="0" w:color="auto"/>
              <w:right w:val="single" w:sz="8" w:space="0" w:color="auto"/>
            </w:tcBorders>
            <w:vAlign w:val="center"/>
          </w:tcPr>
          <w:p w14:paraId="4A7FC2EE" w14:textId="77777777" w:rsidR="00042FFD" w:rsidRDefault="00000000">
            <w:pPr>
              <w:widowControl/>
              <w:jc w:val="left"/>
              <w:rPr>
                <w:rFonts w:ascii="Arial" w:hAnsi="Arial" w:cs="Arial"/>
                <w:kern w:val="0"/>
                <w:szCs w:val="21"/>
              </w:rPr>
            </w:pPr>
            <w:r>
              <w:rPr>
                <w:rFonts w:ascii="Arial" w:hAnsi="Arial" w:cs="Arial" w:hint="eastAsia"/>
                <w:kern w:val="0"/>
                <w:szCs w:val="21"/>
              </w:rPr>
              <w:t>2</w:t>
            </w:r>
          </w:p>
        </w:tc>
        <w:tc>
          <w:tcPr>
            <w:tcW w:w="281" w:type="pct"/>
            <w:tcBorders>
              <w:top w:val="nil"/>
              <w:left w:val="nil"/>
              <w:bottom w:val="single" w:sz="8" w:space="0" w:color="auto"/>
              <w:right w:val="single" w:sz="8" w:space="0" w:color="auto"/>
            </w:tcBorders>
            <w:vAlign w:val="center"/>
          </w:tcPr>
          <w:p w14:paraId="2265FC81" w14:textId="77777777" w:rsidR="00042FFD" w:rsidRDefault="00000000">
            <w:pPr>
              <w:widowControl/>
              <w:jc w:val="left"/>
              <w:rPr>
                <w:rFonts w:ascii="Arial" w:hAnsi="Arial" w:cs="Arial"/>
                <w:kern w:val="0"/>
                <w:szCs w:val="21"/>
              </w:rPr>
            </w:pPr>
            <w:r>
              <w:rPr>
                <w:rFonts w:ascii="Arial" w:hAnsi="Arial" w:cs="Arial" w:hint="eastAsia"/>
                <w:kern w:val="0"/>
                <w:szCs w:val="21"/>
              </w:rPr>
              <w:t>N</w:t>
            </w:r>
          </w:p>
        </w:tc>
        <w:tc>
          <w:tcPr>
            <w:tcW w:w="719" w:type="dxa"/>
            <w:tcBorders>
              <w:top w:val="nil"/>
              <w:left w:val="nil"/>
              <w:bottom w:val="single" w:sz="8" w:space="0" w:color="auto"/>
              <w:right w:val="single" w:sz="8" w:space="0" w:color="auto"/>
            </w:tcBorders>
            <w:vAlign w:val="center"/>
          </w:tcPr>
          <w:p w14:paraId="3D94A4C0" w14:textId="77777777" w:rsidR="00042FFD" w:rsidRDefault="00000000">
            <w:pPr>
              <w:widowControl/>
              <w:jc w:val="left"/>
              <w:rPr>
                <w:rFonts w:ascii="Arial" w:hAnsi="Arial" w:cs="Arial"/>
                <w:kern w:val="0"/>
                <w:szCs w:val="21"/>
              </w:rPr>
            </w:pPr>
            <w:r>
              <w:rPr>
                <w:rFonts w:ascii="Arial" w:hAnsi="Arial" w:cs="Arial" w:hint="eastAsia"/>
                <w:kern w:val="0"/>
                <w:szCs w:val="21"/>
              </w:rPr>
              <w:t>R36</w:t>
            </w:r>
          </w:p>
        </w:tc>
      </w:tr>
      <w:tr w:rsidR="00042FFD" w14:paraId="68548285" w14:textId="77777777">
        <w:trPr>
          <w:trHeight w:val="825"/>
        </w:trPr>
        <w:tc>
          <w:tcPr>
            <w:tcW w:w="819" w:type="pct"/>
            <w:tcBorders>
              <w:top w:val="nil"/>
              <w:left w:val="single" w:sz="8" w:space="0" w:color="auto"/>
              <w:bottom w:val="single" w:sz="8" w:space="0" w:color="auto"/>
              <w:right w:val="single" w:sz="8" w:space="0" w:color="auto"/>
            </w:tcBorders>
            <w:vAlign w:val="center"/>
          </w:tcPr>
          <w:p w14:paraId="1726D63E"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 xml:space="preserve"> Measurement</w:t>
            </w:r>
            <w:r>
              <w:rPr>
                <w:rFonts w:ascii="Arial" w:hAnsi="Arial" w:cs="Arial" w:hint="eastAsia"/>
                <w:color w:val="000000"/>
                <w:kern w:val="0"/>
                <w:szCs w:val="21"/>
                <w:lang w:bidi="ar"/>
              </w:rPr>
              <w:t xml:space="preserve"> range</w:t>
            </w:r>
          </w:p>
        </w:tc>
        <w:tc>
          <w:tcPr>
            <w:tcW w:w="1324" w:type="pct"/>
            <w:tcBorders>
              <w:top w:val="nil"/>
              <w:left w:val="nil"/>
              <w:bottom w:val="single" w:sz="8" w:space="0" w:color="auto"/>
              <w:right w:val="single" w:sz="8" w:space="0" w:color="auto"/>
            </w:tcBorders>
            <w:vAlign w:val="center"/>
          </w:tcPr>
          <w:p w14:paraId="47F5B5B4"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 xml:space="preserve">Use's </w:t>
            </w:r>
            <w:r>
              <w:rPr>
                <w:rFonts w:ascii="Arial" w:hAnsi="Arial" w:cs="Arial" w:hint="eastAsia"/>
                <w:color w:val="000000"/>
                <w:kern w:val="0"/>
                <w:szCs w:val="21"/>
                <w:lang w:bidi="ar"/>
              </w:rPr>
              <w:t>temperature</w:t>
            </w:r>
            <w:r>
              <w:rPr>
                <w:rFonts w:ascii="Arial" w:hAnsi="Arial" w:cs="Arial"/>
                <w:color w:val="000000"/>
                <w:kern w:val="0"/>
                <w:szCs w:val="21"/>
                <w:lang w:bidi="ar"/>
              </w:rPr>
              <w:t xml:space="preserve"> out of the range</w:t>
            </w:r>
          </w:p>
        </w:tc>
        <w:tc>
          <w:tcPr>
            <w:tcW w:w="274" w:type="pct"/>
            <w:tcBorders>
              <w:top w:val="nil"/>
              <w:left w:val="nil"/>
              <w:bottom w:val="single" w:sz="8" w:space="0" w:color="auto"/>
              <w:right w:val="single" w:sz="8" w:space="0" w:color="auto"/>
            </w:tcBorders>
            <w:vAlign w:val="center"/>
          </w:tcPr>
          <w:p w14:paraId="3848A889"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4</w:t>
            </w:r>
          </w:p>
        </w:tc>
        <w:tc>
          <w:tcPr>
            <w:tcW w:w="300" w:type="pct"/>
            <w:tcBorders>
              <w:top w:val="nil"/>
              <w:left w:val="nil"/>
              <w:bottom w:val="single" w:sz="8" w:space="0" w:color="auto"/>
              <w:right w:val="single" w:sz="8" w:space="0" w:color="auto"/>
            </w:tcBorders>
            <w:vAlign w:val="center"/>
          </w:tcPr>
          <w:p w14:paraId="56766A0F"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3</w:t>
            </w:r>
          </w:p>
        </w:tc>
        <w:tc>
          <w:tcPr>
            <w:tcW w:w="604" w:type="pct"/>
            <w:tcBorders>
              <w:top w:val="nil"/>
              <w:left w:val="nil"/>
              <w:bottom w:val="single" w:sz="8" w:space="0" w:color="auto"/>
              <w:right w:val="single" w:sz="8" w:space="0" w:color="auto"/>
            </w:tcBorders>
            <w:vAlign w:val="center"/>
          </w:tcPr>
          <w:p w14:paraId="17CF9692"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Range  of  measurement test</w:t>
            </w:r>
          </w:p>
        </w:tc>
        <w:tc>
          <w:tcPr>
            <w:tcW w:w="681" w:type="pct"/>
            <w:tcBorders>
              <w:top w:val="nil"/>
              <w:left w:val="nil"/>
              <w:bottom w:val="single" w:sz="8" w:space="0" w:color="auto"/>
              <w:right w:val="single" w:sz="8" w:space="0" w:color="auto"/>
            </w:tcBorders>
            <w:vAlign w:val="center"/>
          </w:tcPr>
          <w:p w14:paraId="11D01FB5" w14:textId="77777777" w:rsidR="00042FFD" w:rsidRDefault="00000000">
            <w:pPr>
              <w:widowControl/>
              <w:jc w:val="left"/>
              <w:textAlignment w:val="center"/>
              <w:rPr>
                <w:rFonts w:ascii="Arial" w:hAnsi="Arial" w:cs="Arial"/>
                <w:color w:val="000000"/>
                <w:kern w:val="0"/>
                <w:szCs w:val="21"/>
                <w:lang w:bidi="ar"/>
              </w:rPr>
            </w:pPr>
            <w:r>
              <w:rPr>
                <w:rFonts w:ascii="Arial" w:hAnsi="Arial" w:cs="Arial"/>
                <w:color w:val="000000"/>
                <w:kern w:val="0"/>
                <w:szCs w:val="21"/>
                <w:lang w:bidi="ar"/>
              </w:rPr>
              <w:t>type performance report</w:t>
            </w:r>
            <w:r>
              <w:rPr>
                <w:rFonts w:ascii="Arial" w:hAnsi="Arial" w:cs="Arial" w:hint="eastAsia"/>
                <w:color w:val="000000"/>
                <w:kern w:val="0"/>
                <w:szCs w:val="21"/>
                <w:lang w:bidi="ar"/>
              </w:rPr>
              <w:t>：</w:t>
            </w:r>
          </w:p>
          <w:p w14:paraId="785D0CDC" w14:textId="77777777" w:rsidR="00042FFD" w:rsidRDefault="00042FFD">
            <w:pPr>
              <w:widowControl/>
              <w:jc w:val="left"/>
              <w:textAlignment w:val="center"/>
              <w:rPr>
                <w:rFonts w:ascii="Arial" w:hAnsi="Arial" w:cs="Arial"/>
                <w:kern w:val="0"/>
                <w:szCs w:val="21"/>
              </w:rPr>
            </w:pPr>
          </w:p>
        </w:tc>
        <w:tc>
          <w:tcPr>
            <w:tcW w:w="252" w:type="pct"/>
            <w:tcBorders>
              <w:top w:val="nil"/>
              <w:left w:val="nil"/>
              <w:bottom w:val="single" w:sz="8" w:space="0" w:color="auto"/>
              <w:right w:val="single" w:sz="8" w:space="0" w:color="auto"/>
            </w:tcBorders>
            <w:vAlign w:val="center"/>
          </w:tcPr>
          <w:p w14:paraId="24C35746" w14:textId="77777777" w:rsidR="00042FFD" w:rsidRDefault="00000000">
            <w:pPr>
              <w:widowControl/>
              <w:jc w:val="left"/>
              <w:rPr>
                <w:rFonts w:ascii="Arial" w:hAnsi="Arial" w:cs="Arial"/>
                <w:kern w:val="0"/>
                <w:szCs w:val="21"/>
              </w:rPr>
            </w:pPr>
            <w:r>
              <w:rPr>
                <w:rFonts w:ascii="Arial" w:hAnsi="Arial" w:cs="Arial" w:hint="eastAsia"/>
                <w:kern w:val="0"/>
                <w:szCs w:val="21"/>
              </w:rPr>
              <w:t>1</w:t>
            </w:r>
          </w:p>
        </w:tc>
        <w:tc>
          <w:tcPr>
            <w:tcW w:w="219" w:type="pct"/>
            <w:tcBorders>
              <w:top w:val="nil"/>
              <w:left w:val="nil"/>
              <w:bottom w:val="single" w:sz="8" w:space="0" w:color="auto"/>
              <w:right w:val="single" w:sz="8" w:space="0" w:color="auto"/>
            </w:tcBorders>
            <w:vAlign w:val="center"/>
          </w:tcPr>
          <w:p w14:paraId="74F7DBF0" w14:textId="77777777" w:rsidR="00042FFD" w:rsidRDefault="00000000">
            <w:pPr>
              <w:widowControl/>
              <w:jc w:val="left"/>
              <w:rPr>
                <w:rFonts w:ascii="Arial" w:hAnsi="Arial" w:cs="Arial"/>
                <w:kern w:val="0"/>
                <w:szCs w:val="21"/>
              </w:rPr>
            </w:pPr>
            <w:r>
              <w:rPr>
                <w:rFonts w:ascii="Arial" w:hAnsi="Arial" w:cs="Arial" w:hint="eastAsia"/>
                <w:kern w:val="0"/>
                <w:szCs w:val="21"/>
              </w:rPr>
              <w:t>3</w:t>
            </w:r>
          </w:p>
        </w:tc>
        <w:tc>
          <w:tcPr>
            <w:tcW w:w="281" w:type="pct"/>
            <w:tcBorders>
              <w:top w:val="nil"/>
              <w:left w:val="nil"/>
              <w:bottom w:val="single" w:sz="8" w:space="0" w:color="auto"/>
              <w:right w:val="single" w:sz="8" w:space="0" w:color="auto"/>
            </w:tcBorders>
            <w:vAlign w:val="center"/>
          </w:tcPr>
          <w:p w14:paraId="63BD7947" w14:textId="77777777" w:rsidR="00042FFD" w:rsidRDefault="00000000">
            <w:pPr>
              <w:widowControl/>
              <w:jc w:val="left"/>
              <w:rPr>
                <w:rFonts w:ascii="Arial" w:hAnsi="Arial" w:cs="Arial"/>
                <w:kern w:val="0"/>
                <w:szCs w:val="21"/>
              </w:rPr>
            </w:pPr>
            <w:r>
              <w:rPr>
                <w:rFonts w:ascii="Arial" w:hAnsi="Arial" w:cs="Arial" w:hint="eastAsia"/>
                <w:kern w:val="0"/>
                <w:szCs w:val="21"/>
              </w:rPr>
              <w:t>N</w:t>
            </w:r>
          </w:p>
        </w:tc>
        <w:tc>
          <w:tcPr>
            <w:tcW w:w="719" w:type="dxa"/>
            <w:tcBorders>
              <w:top w:val="nil"/>
              <w:left w:val="nil"/>
              <w:bottom w:val="single" w:sz="8" w:space="0" w:color="auto"/>
              <w:right w:val="single" w:sz="8" w:space="0" w:color="auto"/>
            </w:tcBorders>
            <w:vAlign w:val="center"/>
          </w:tcPr>
          <w:p w14:paraId="76E272A1" w14:textId="77777777" w:rsidR="00042FFD" w:rsidRDefault="00000000">
            <w:pPr>
              <w:widowControl/>
              <w:jc w:val="left"/>
              <w:rPr>
                <w:rFonts w:ascii="Arial" w:hAnsi="Arial" w:cs="Arial"/>
                <w:kern w:val="0"/>
                <w:szCs w:val="21"/>
              </w:rPr>
            </w:pPr>
            <w:r>
              <w:rPr>
                <w:rFonts w:ascii="Arial" w:hAnsi="Arial" w:cs="Arial" w:hint="eastAsia"/>
                <w:kern w:val="0"/>
                <w:szCs w:val="21"/>
              </w:rPr>
              <w:t>R37</w:t>
            </w:r>
          </w:p>
        </w:tc>
      </w:tr>
      <w:tr w:rsidR="00042FFD" w14:paraId="0D6A7E1F" w14:textId="77777777">
        <w:trPr>
          <w:trHeight w:val="825"/>
        </w:trPr>
        <w:tc>
          <w:tcPr>
            <w:tcW w:w="819" w:type="pct"/>
            <w:tcBorders>
              <w:top w:val="nil"/>
              <w:left w:val="single" w:sz="8" w:space="0" w:color="auto"/>
              <w:bottom w:val="single" w:sz="8" w:space="0" w:color="auto"/>
              <w:right w:val="single" w:sz="8" w:space="0" w:color="auto"/>
            </w:tcBorders>
            <w:vAlign w:val="center"/>
          </w:tcPr>
          <w:p w14:paraId="0D202839" w14:textId="77777777" w:rsidR="00042FFD" w:rsidRDefault="00000000">
            <w:pPr>
              <w:widowControl/>
              <w:jc w:val="left"/>
              <w:textAlignment w:val="center"/>
              <w:rPr>
                <w:rFonts w:ascii="Arial" w:hAnsi="Arial" w:cs="Arial"/>
                <w:kern w:val="0"/>
                <w:szCs w:val="21"/>
              </w:rPr>
            </w:pPr>
            <w:r>
              <w:rPr>
                <w:rFonts w:ascii="Arial" w:hAnsi="Arial" w:cs="Arial" w:hint="eastAsia"/>
                <w:color w:val="000000"/>
                <w:kern w:val="0"/>
                <w:szCs w:val="21"/>
                <w:lang w:bidi="ar"/>
              </w:rPr>
              <w:t>Measuring site</w:t>
            </w:r>
          </w:p>
        </w:tc>
        <w:tc>
          <w:tcPr>
            <w:tcW w:w="1324" w:type="pct"/>
            <w:tcBorders>
              <w:top w:val="nil"/>
              <w:left w:val="nil"/>
              <w:bottom w:val="single" w:sz="8" w:space="0" w:color="auto"/>
              <w:right w:val="single" w:sz="8" w:space="0" w:color="auto"/>
            </w:tcBorders>
            <w:vAlign w:val="center"/>
          </w:tcPr>
          <w:p w14:paraId="25B3C882" w14:textId="77777777" w:rsidR="00042FFD" w:rsidRDefault="00000000">
            <w:pPr>
              <w:widowControl/>
              <w:jc w:val="left"/>
              <w:textAlignment w:val="center"/>
              <w:rPr>
                <w:rFonts w:ascii="Arial" w:hAnsi="Arial" w:cs="Arial"/>
                <w:kern w:val="0"/>
                <w:szCs w:val="21"/>
              </w:rPr>
            </w:pPr>
            <w:r>
              <w:rPr>
                <w:rFonts w:ascii="Arial" w:hAnsi="Arial" w:cs="Arial" w:hint="eastAsia"/>
                <w:kern w:val="0"/>
                <w:szCs w:val="21"/>
                <w:lang w:bidi="ar"/>
              </w:rPr>
              <w:t>Use wrong measuring site</w:t>
            </w:r>
          </w:p>
        </w:tc>
        <w:tc>
          <w:tcPr>
            <w:tcW w:w="274" w:type="pct"/>
            <w:tcBorders>
              <w:top w:val="nil"/>
              <w:left w:val="nil"/>
              <w:bottom w:val="single" w:sz="8" w:space="0" w:color="auto"/>
              <w:right w:val="single" w:sz="8" w:space="0" w:color="auto"/>
            </w:tcBorders>
            <w:vAlign w:val="center"/>
          </w:tcPr>
          <w:p w14:paraId="7D1FE6BC" w14:textId="77777777" w:rsidR="00042FFD" w:rsidRDefault="00000000">
            <w:pPr>
              <w:widowControl/>
              <w:jc w:val="left"/>
              <w:textAlignment w:val="center"/>
              <w:rPr>
                <w:rFonts w:ascii="Arial" w:hAnsi="Arial" w:cs="Arial"/>
                <w:kern w:val="0"/>
                <w:szCs w:val="21"/>
              </w:rPr>
            </w:pPr>
            <w:r>
              <w:rPr>
                <w:rFonts w:ascii="Arial" w:hAnsi="Arial" w:cs="Arial" w:hint="eastAsia"/>
                <w:color w:val="000000"/>
                <w:kern w:val="0"/>
                <w:szCs w:val="21"/>
                <w:lang w:bidi="ar"/>
              </w:rPr>
              <w:t>3</w:t>
            </w:r>
          </w:p>
        </w:tc>
        <w:tc>
          <w:tcPr>
            <w:tcW w:w="300" w:type="pct"/>
            <w:tcBorders>
              <w:top w:val="nil"/>
              <w:left w:val="nil"/>
              <w:bottom w:val="single" w:sz="8" w:space="0" w:color="auto"/>
              <w:right w:val="single" w:sz="8" w:space="0" w:color="auto"/>
            </w:tcBorders>
            <w:vAlign w:val="center"/>
          </w:tcPr>
          <w:p w14:paraId="4BE3AD63" w14:textId="77777777" w:rsidR="00042FFD" w:rsidRDefault="00000000">
            <w:pPr>
              <w:widowControl/>
              <w:jc w:val="left"/>
              <w:textAlignment w:val="center"/>
              <w:rPr>
                <w:rFonts w:ascii="Arial" w:hAnsi="Arial" w:cs="Arial"/>
                <w:kern w:val="0"/>
                <w:szCs w:val="21"/>
              </w:rPr>
            </w:pPr>
            <w:r>
              <w:rPr>
                <w:rFonts w:ascii="Arial" w:hAnsi="Arial" w:cs="Arial" w:hint="eastAsia"/>
                <w:color w:val="000000"/>
                <w:kern w:val="0"/>
                <w:szCs w:val="21"/>
                <w:lang w:bidi="ar"/>
              </w:rPr>
              <w:t>3</w:t>
            </w:r>
          </w:p>
        </w:tc>
        <w:tc>
          <w:tcPr>
            <w:tcW w:w="604" w:type="pct"/>
            <w:tcBorders>
              <w:top w:val="nil"/>
              <w:left w:val="nil"/>
              <w:bottom w:val="single" w:sz="8" w:space="0" w:color="auto"/>
              <w:right w:val="single" w:sz="8" w:space="0" w:color="auto"/>
            </w:tcBorders>
            <w:vAlign w:val="center"/>
          </w:tcPr>
          <w:p w14:paraId="787F88CD" w14:textId="77777777" w:rsidR="00042FFD" w:rsidRDefault="00000000">
            <w:pPr>
              <w:widowControl/>
              <w:jc w:val="left"/>
              <w:textAlignment w:val="center"/>
              <w:rPr>
                <w:rFonts w:ascii="Arial" w:hAnsi="Arial" w:cs="Arial"/>
                <w:kern w:val="0"/>
                <w:szCs w:val="21"/>
              </w:rPr>
            </w:pPr>
            <w:r>
              <w:rPr>
                <w:rFonts w:ascii="Arial" w:hAnsi="Arial" w:cs="Arial"/>
                <w:color w:val="000000"/>
                <w:kern w:val="0"/>
                <w:szCs w:val="21"/>
                <w:lang w:bidi="ar"/>
              </w:rPr>
              <w:t>Check the operation guide</w:t>
            </w:r>
          </w:p>
        </w:tc>
        <w:tc>
          <w:tcPr>
            <w:tcW w:w="681" w:type="pct"/>
            <w:tcBorders>
              <w:top w:val="nil"/>
              <w:left w:val="nil"/>
              <w:bottom w:val="single" w:sz="8" w:space="0" w:color="auto"/>
              <w:right w:val="single" w:sz="8" w:space="0" w:color="auto"/>
            </w:tcBorders>
            <w:vAlign w:val="center"/>
          </w:tcPr>
          <w:p w14:paraId="4FB01882" w14:textId="77777777" w:rsidR="00042FFD" w:rsidRDefault="00000000">
            <w:pPr>
              <w:widowControl/>
              <w:jc w:val="left"/>
              <w:textAlignment w:val="center"/>
              <w:rPr>
                <w:rFonts w:ascii="Arial" w:hAnsi="Arial" w:cs="Arial"/>
                <w:color w:val="000000"/>
                <w:kern w:val="0"/>
                <w:szCs w:val="21"/>
                <w:lang w:bidi="ar"/>
              </w:rPr>
            </w:pPr>
            <w:r>
              <w:rPr>
                <w:rFonts w:ascii="Arial" w:hAnsi="Arial" w:cs="Arial"/>
                <w:color w:val="000000"/>
                <w:kern w:val="0"/>
                <w:szCs w:val="21"/>
                <w:lang w:bidi="ar"/>
              </w:rPr>
              <w:t>operation guide</w:t>
            </w:r>
            <w:r>
              <w:rPr>
                <w:rFonts w:ascii="Arial" w:hAnsi="Arial" w:cs="Arial" w:hint="eastAsia"/>
                <w:color w:val="000000"/>
                <w:kern w:val="0"/>
                <w:szCs w:val="21"/>
                <w:lang w:bidi="ar"/>
              </w:rPr>
              <w:t>：</w:t>
            </w:r>
          </w:p>
          <w:p w14:paraId="31A90CC4" w14:textId="77777777" w:rsidR="00042FFD" w:rsidRDefault="00000000">
            <w:pPr>
              <w:widowControl/>
              <w:jc w:val="left"/>
              <w:textAlignment w:val="center"/>
              <w:rPr>
                <w:rFonts w:ascii="Arial" w:hAnsi="Arial" w:cs="Arial"/>
                <w:kern w:val="0"/>
                <w:szCs w:val="21"/>
              </w:rPr>
            </w:pPr>
            <w:r>
              <w:rPr>
                <w:rFonts w:ascii="Arial" w:hAnsi="Arial" w:cs="Arial"/>
                <w:kern w:val="0"/>
                <w:szCs w:val="21"/>
              </w:rPr>
              <w:t>usability report</w:t>
            </w:r>
          </w:p>
        </w:tc>
        <w:tc>
          <w:tcPr>
            <w:tcW w:w="252" w:type="pct"/>
            <w:tcBorders>
              <w:top w:val="nil"/>
              <w:left w:val="nil"/>
              <w:bottom w:val="single" w:sz="8" w:space="0" w:color="auto"/>
              <w:right w:val="single" w:sz="8" w:space="0" w:color="auto"/>
            </w:tcBorders>
            <w:vAlign w:val="center"/>
          </w:tcPr>
          <w:p w14:paraId="3D5B975E" w14:textId="77777777" w:rsidR="00042FFD" w:rsidRDefault="00000000">
            <w:pPr>
              <w:widowControl/>
              <w:jc w:val="left"/>
              <w:rPr>
                <w:rFonts w:ascii="Arial" w:hAnsi="Arial" w:cs="Arial"/>
                <w:kern w:val="0"/>
                <w:szCs w:val="21"/>
              </w:rPr>
            </w:pPr>
            <w:r>
              <w:rPr>
                <w:rFonts w:ascii="Arial" w:hAnsi="Arial" w:cs="Arial" w:hint="eastAsia"/>
                <w:kern w:val="0"/>
                <w:szCs w:val="21"/>
              </w:rPr>
              <w:t>2</w:t>
            </w:r>
          </w:p>
        </w:tc>
        <w:tc>
          <w:tcPr>
            <w:tcW w:w="219" w:type="pct"/>
            <w:tcBorders>
              <w:top w:val="nil"/>
              <w:left w:val="nil"/>
              <w:bottom w:val="single" w:sz="8" w:space="0" w:color="auto"/>
              <w:right w:val="single" w:sz="8" w:space="0" w:color="auto"/>
            </w:tcBorders>
            <w:vAlign w:val="center"/>
          </w:tcPr>
          <w:p w14:paraId="7DCAB4A8" w14:textId="77777777" w:rsidR="00042FFD" w:rsidRDefault="00000000">
            <w:pPr>
              <w:widowControl/>
              <w:jc w:val="left"/>
              <w:rPr>
                <w:rFonts w:ascii="Arial" w:hAnsi="Arial" w:cs="Arial"/>
                <w:kern w:val="0"/>
                <w:szCs w:val="21"/>
              </w:rPr>
            </w:pPr>
            <w:r>
              <w:rPr>
                <w:rFonts w:ascii="Arial" w:hAnsi="Arial" w:cs="Arial" w:hint="eastAsia"/>
                <w:kern w:val="0"/>
                <w:szCs w:val="21"/>
              </w:rPr>
              <w:t>3</w:t>
            </w:r>
          </w:p>
        </w:tc>
        <w:tc>
          <w:tcPr>
            <w:tcW w:w="281" w:type="pct"/>
            <w:tcBorders>
              <w:top w:val="nil"/>
              <w:left w:val="nil"/>
              <w:bottom w:val="single" w:sz="8" w:space="0" w:color="auto"/>
              <w:right w:val="single" w:sz="8" w:space="0" w:color="auto"/>
            </w:tcBorders>
            <w:vAlign w:val="center"/>
          </w:tcPr>
          <w:p w14:paraId="6481841F" w14:textId="77777777" w:rsidR="00042FFD" w:rsidRDefault="00000000">
            <w:pPr>
              <w:widowControl/>
              <w:jc w:val="left"/>
              <w:rPr>
                <w:rFonts w:ascii="Arial" w:hAnsi="Arial" w:cs="Arial"/>
                <w:kern w:val="0"/>
                <w:szCs w:val="21"/>
              </w:rPr>
            </w:pPr>
            <w:r>
              <w:rPr>
                <w:rFonts w:ascii="Arial" w:hAnsi="Arial" w:cs="Arial" w:hint="eastAsia"/>
                <w:kern w:val="0"/>
                <w:szCs w:val="21"/>
              </w:rPr>
              <w:t>N</w:t>
            </w:r>
          </w:p>
        </w:tc>
        <w:tc>
          <w:tcPr>
            <w:tcW w:w="719" w:type="dxa"/>
            <w:tcBorders>
              <w:top w:val="nil"/>
              <w:left w:val="nil"/>
              <w:bottom w:val="single" w:sz="8" w:space="0" w:color="auto"/>
              <w:right w:val="single" w:sz="8" w:space="0" w:color="auto"/>
            </w:tcBorders>
            <w:vAlign w:val="center"/>
          </w:tcPr>
          <w:p w14:paraId="57B6731A" w14:textId="77777777" w:rsidR="00042FFD" w:rsidRDefault="00000000">
            <w:pPr>
              <w:widowControl/>
              <w:jc w:val="left"/>
              <w:rPr>
                <w:rFonts w:ascii="Arial" w:hAnsi="Arial" w:cs="Arial"/>
                <w:kern w:val="0"/>
                <w:szCs w:val="21"/>
              </w:rPr>
            </w:pPr>
            <w:r>
              <w:rPr>
                <w:rFonts w:ascii="Arial" w:hAnsi="Arial" w:cs="Arial" w:hint="eastAsia"/>
                <w:kern w:val="0"/>
                <w:szCs w:val="21"/>
              </w:rPr>
              <w:t>R38</w:t>
            </w:r>
          </w:p>
        </w:tc>
      </w:tr>
      <w:tr w:rsidR="00042FFD" w14:paraId="3446C41C" w14:textId="77777777">
        <w:trPr>
          <w:trHeight w:val="739"/>
        </w:trPr>
        <w:tc>
          <w:tcPr>
            <w:tcW w:w="2143" w:type="pct"/>
            <w:gridSpan w:val="2"/>
            <w:tcBorders>
              <w:top w:val="single" w:sz="8" w:space="0" w:color="auto"/>
              <w:left w:val="single" w:sz="8" w:space="0" w:color="auto"/>
              <w:bottom w:val="single" w:sz="8" w:space="0" w:color="auto"/>
              <w:right w:val="single" w:sz="8" w:space="0" w:color="auto"/>
            </w:tcBorders>
            <w:vAlign w:val="center"/>
          </w:tcPr>
          <w:p w14:paraId="49751E4A" w14:textId="77777777" w:rsidR="00042FFD" w:rsidRDefault="00000000">
            <w:pPr>
              <w:widowControl/>
              <w:jc w:val="left"/>
              <w:rPr>
                <w:rFonts w:ascii="Arial" w:hAnsi="Arial" w:cs="Arial"/>
                <w:b/>
                <w:bCs/>
                <w:kern w:val="0"/>
                <w:szCs w:val="21"/>
              </w:rPr>
            </w:pPr>
            <w:r>
              <w:rPr>
                <w:rFonts w:ascii="Arial" w:hAnsi="Arial" w:cs="Arial" w:hint="eastAsia"/>
                <w:b/>
                <w:bCs/>
                <w:kern w:val="0"/>
                <w:szCs w:val="21"/>
              </w:rPr>
              <w:t>3</w:t>
            </w:r>
            <w:r>
              <w:rPr>
                <w:rFonts w:ascii="Arial" w:hAnsi="Arial" w:cs="Arial"/>
                <w:b/>
                <w:bCs/>
                <w:kern w:val="0"/>
                <w:szCs w:val="21"/>
              </w:rPr>
              <w:t>.4  Information hazards</w:t>
            </w:r>
          </w:p>
        </w:tc>
        <w:tc>
          <w:tcPr>
            <w:tcW w:w="274" w:type="pct"/>
            <w:tcBorders>
              <w:top w:val="nil"/>
              <w:left w:val="nil"/>
              <w:bottom w:val="single" w:sz="8" w:space="0" w:color="auto"/>
              <w:right w:val="single" w:sz="8" w:space="0" w:color="auto"/>
            </w:tcBorders>
            <w:vAlign w:val="center"/>
          </w:tcPr>
          <w:p w14:paraId="2D17CB1C"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300" w:type="pct"/>
            <w:tcBorders>
              <w:top w:val="nil"/>
              <w:left w:val="nil"/>
              <w:bottom w:val="single" w:sz="8" w:space="0" w:color="auto"/>
              <w:right w:val="single" w:sz="8" w:space="0" w:color="auto"/>
            </w:tcBorders>
            <w:vAlign w:val="center"/>
          </w:tcPr>
          <w:p w14:paraId="04D7BCEE"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04" w:type="pct"/>
            <w:tcBorders>
              <w:top w:val="nil"/>
              <w:left w:val="nil"/>
              <w:bottom w:val="single" w:sz="8" w:space="0" w:color="auto"/>
              <w:right w:val="single" w:sz="8" w:space="0" w:color="auto"/>
            </w:tcBorders>
            <w:vAlign w:val="center"/>
          </w:tcPr>
          <w:p w14:paraId="63779C13"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81" w:type="pct"/>
            <w:tcBorders>
              <w:top w:val="nil"/>
              <w:left w:val="nil"/>
              <w:bottom w:val="single" w:sz="8" w:space="0" w:color="auto"/>
              <w:right w:val="single" w:sz="8" w:space="0" w:color="auto"/>
            </w:tcBorders>
            <w:vAlign w:val="center"/>
          </w:tcPr>
          <w:p w14:paraId="7EAB65C8"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52" w:type="pct"/>
            <w:tcBorders>
              <w:top w:val="nil"/>
              <w:left w:val="nil"/>
              <w:bottom w:val="single" w:sz="8" w:space="0" w:color="auto"/>
              <w:right w:val="single" w:sz="8" w:space="0" w:color="auto"/>
            </w:tcBorders>
            <w:vAlign w:val="center"/>
          </w:tcPr>
          <w:p w14:paraId="106CA48B"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19" w:type="pct"/>
            <w:tcBorders>
              <w:top w:val="nil"/>
              <w:left w:val="nil"/>
              <w:bottom w:val="single" w:sz="8" w:space="0" w:color="auto"/>
              <w:right w:val="single" w:sz="8" w:space="0" w:color="auto"/>
            </w:tcBorders>
            <w:vAlign w:val="center"/>
          </w:tcPr>
          <w:p w14:paraId="32F117C7"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81" w:type="pct"/>
            <w:tcBorders>
              <w:top w:val="nil"/>
              <w:left w:val="nil"/>
              <w:bottom w:val="single" w:sz="8" w:space="0" w:color="auto"/>
              <w:right w:val="single" w:sz="8" w:space="0" w:color="auto"/>
            </w:tcBorders>
            <w:vAlign w:val="center"/>
          </w:tcPr>
          <w:p w14:paraId="6629F85E"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719" w:type="dxa"/>
            <w:tcBorders>
              <w:top w:val="nil"/>
              <w:left w:val="nil"/>
              <w:bottom w:val="single" w:sz="8" w:space="0" w:color="auto"/>
              <w:right w:val="single" w:sz="8" w:space="0" w:color="auto"/>
            </w:tcBorders>
            <w:vAlign w:val="center"/>
          </w:tcPr>
          <w:p w14:paraId="732A2E7F"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r>
      <w:tr w:rsidR="00042FFD" w14:paraId="280EE4DA" w14:textId="77777777">
        <w:trPr>
          <w:trHeight w:val="1665"/>
        </w:trPr>
        <w:tc>
          <w:tcPr>
            <w:tcW w:w="819" w:type="pct"/>
            <w:vMerge w:val="restart"/>
            <w:tcBorders>
              <w:top w:val="nil"/>
              <w:left w:val="single" w:sz="8" w:space="0" w:color="auto"/>
              <w:bottom w:val="single" w:sz="8" w:space="0" w:color="auto"/>
              <w:right w:val="single" w:sz="8" w:space="0" w:color="auto"/>
            </w:tcBorders>
            <w:vAlign w:val="center"/>
          </w:tcPr>
          <w:p w14:paraId="19DE3752" w14:textId="77777777" w:rsidR="00042FFD" w:rsidRDefault="00000000">
            <w:pPr>
              <w:widowControl/>
              <w:jc w:val="left"/>
              <w:rPr>
                <w:rFonts w:ascii="Arial" w:hAnsi="Arial" w:cs="Arial"/>
                <w:kern w:val="0"/>
                <w:szCs w:val="21"/>
              </w:rPr>
            </w:pPr>
            <w:r>
              <w:rPr>
                <w:rFonts w:ascii="Arial" w:hAnsi="Arial" w:cs="Arial"/>
                <w:kern w:val="0"/>
                <w:szCs w:val="21"/>
              </w:rPr>
              <w:t>Accompanying documents, marking on the outside</w:t>
            </w:r>
          </w:p>
        </w:tc>
        <w:tc>
          <w:tcPr>
            <w:tcW w:w="1324" w:type="pct"/>
            <w:tcBorders>
              <w:top w:val="nil"/>
              <w:left w:val="nil"/>
              <w:bottom w:val="single" w:sz="8" w:space="0" w:color="auto"/>
              <w:right w:val="single" w:sz="8" w:space="0" w:color="auto"/>
            </w:tcBorders>
            <w:vAlign w:val="center"/>
          </w:tcPr>
          <w:p w14:paraId="7CFD13C3" w14:textId="77777777" w:rsidR="00042FFD" w:rsidRDefault="00000000">
            <w:pPr>
              <w:widowControl/>
              <w:jc w:val="left"/>
              <w:rPr>
                <w:rFonts w:ascii="Arial" w:hAnsi="Arial" w:cs="Arial"/>
                <w:kern w:val="0"/>
                <w:szCs w:val="21"/>
              </w:rPr>
            </w:pPr>
            <w:r>
              <w:rPr>
                <w:rFonts w:ascii="Arial" w:hAnsi="Arial" w:cs="Arial"/>
                <w:kern w:val="0"/>
                <w:szCs w:val="21"/>
              </w:rPr>
              <w:t>Hard to understand</w:t>
            </w:r>
            <w:r>
              <w:rPr>
                <w:rFonts w:ascii="宋体" w:hAnsi="宋体" w:cs="Arial" w:hint="eastAsia"/>
                <w:kern w:val="0"/>
                <w:szCs w:val="21"/>
              </w:rPr>
              <w:t>，</w:t>
            </w:r>
            <w:r>
              <w:rPr>
                <w:rFonts w:ascii="Arial" w:hAnsi="Arial" w:cs="Arial"/>
                <w:kern w:val="0"/>
                <w:szCs w:val="21"/>
              </w:rPr>
              <w:t>user can't operate the device correctly</w:t>
            </w:r>
          </w:p>
        </w:tc>
        <w:tc>
          <w:tcPr>
            <w:tcW w:w="274" w:type="pct"/>
            <w:tcBorders>
              <w:top w:val="nil"/>
              <w:left w:val="nil"/>
              <w:bottom w:val="single" w:sz="8" w:space="0" w:color="auto"/>
              <w:right w:val="single" w:sz="8" w:space="0" w:color="auto"/>
            </w:tcBorders>
            <w:vAlign w:val="center"/>
          </w:tcPr>
          <w:p w14:paraId="13EC0AEA"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616B7C36"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73890F36" w14:textId="77777777" w:rsidR="00042FFD" w:rsidRDefault="00000000">
            <w:pPr>
              <w:widowControl/>
              <w:jc w:val="left"/>
              <w:rPr>
                <w:rFonts w:ascii="Arial" w:hAnsi="Arial" w:cs="Arial"/>
                <w:kern w:val="0"/>
                <w:szCs w:val="21"/>
              </w:rPr>
            </w:pPr>
            <w:r>
              <w:rPr>
                <w:rFonts w:ascii="Arial" w:hAnsi="Arial" w:cs="Arial"/>
                <w:kern w:val="0"/>
                <w:szCs w:val="21"/>
              </w:rPr>
              <w:t xml:space="preserve">Usability test  </w:t>
            </w:r>
          </w:p>
        </w:tc>
        <w:tc>
          <w:tcPr>
            <w:tcW w:w="681" w:type="pct"/>
            <w:tcBorders>
              <w:top w:val="nil"/>
              <w:left w:val="nil"/>
              <w:bottom w:val="single" w:sz="8" w:space="0" w:color="auto"/>
              <w:right w:val="single" w:sz="8" w:space="0" w:color="auto"/>
            </w:tcBorders>
            <w:vAlign w:val="center"/>
          </w:tcPr>
          <w:p w14:paraId="6C198486" w14:textId="77777777" w:rsidR="00042FFD" w:rsidRDefault="00000000">
            <w:pPr>
              <w:widowControl/>
              <w:jc w:val="left"/>
              <w:rPr>
                <w:rFonts w:ascii="Arial" w:hAnsi="Arial" w:cs="Arial"/>
                <w:kern w:val="0"/>
                <w:szCs w:val="21"/>
              </w:rPr>
            </w:pPr>
            <w:r>
              <w:rPr>
                <w:rFonts w:ascii="Arial" w:hAnsi="Arial" w:cs="Arial"/>
                <w:kern w:val="0"/>
                <w:szCs w:val="21"/>
              </w:rPr>
              <w:t>usability report</w:t>
            </w:r>
          </w:p>
        </w:tc>
        <w:tc>
          <w:tcPr>
            <w:tcW w:w="252" w:type="pct"/>
            <w:tcBorders>
              <w:top w:val="nil"/>
              <w:left w:val="nil"/>
              <w:bottom w:val="single" w:sz="8" w:space="0" w:color="auto"/>
              <w:right w:val="single" w:sz="8" w:space="0" w:color="auto"/>
            </w:tcBorders>
            <w:vAlign w:val="center"/>
          </w:tcPr>
          <w:p w14:paraId="29FDF6E7"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0EF5B6E4"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375FA6F"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015313D"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39</w:t>
            </w:r>
          </w:p>
        </w:tc>
      </w:tr>
      <w:tr w:rsidR="00042FFD" w14:paraId="45E46804" w14:textId="77777777">
        <w:trPr>
          <w:trHeight w:val="1095"/>
        </w:trPr>
        <w:tc>
          <w:tcPr>
            <w:tcW w:w="819" w:type="pct"/>
            <w:vMerge/>
            <w:tcBorders>
              <w:top w:val="nil"/>
              <w:left w:val="single" w:sz="8" w:space="0" w:color="auto"/>
              <w:bottom w:val="single" w:sz="8" w:space="0" w:color="auto"/>
              <w:right w:val="single" w:sz="8" w:space="0" w:color="auto"/>
            </w:tcBorders>
            <w:vAlign w:val="center"/>
          </w:tcPr>
          <w:p w14:paraId="5E6E440E"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4735A427" w14:textId="77777777" w:rsidR="00042FFD" w:rsidRDefault="00000000">
            <w:pPr>
              <w:widowControl/>
              <w:jc w:val="left"/>
              <w:rPr>
                <w:rFonts w:ascii="Arial" w:hAnsi="Arial" w:cs="Arial"/>
                <w:kern w:val="0"/>
                <w:szCs w:val="21"/>
              </w:rPr>
            </w:pPr>
            <w:r>
              <w:rPr>
                <w:rFonts w:ascii="Arial" w:hAnsi="Arial" w:cs="Arial"/>
                <w:kern w:val="0"/>
                <w:szCs w:val="21"/>
              </w:rPr>
              <w:t>The marking abrasion or not stick firmly</w:t>
            </w:r>
            <w:r>
              <w:rPr>
                <w:rFonts w:ascii="宋体" w:hAnsi="宋体" w:cs="Arial" w:hint="eastAsia"/>
                <w:kern w:val="0"/>
                <w:szCs w:val="21"/>
              </w:rPr>
              <w:t>，</w:t>
            </w:r>
            <w:r>
              <w:rPr>
                <w:rFonts w:ascii="Arial" w:hAnsi="Arial" w:cs="Arial"/>
                <w:kern w:val="0"/>
                <w:szCs w:val="21"/>
              </w:rPr>
              <w:t>user can't operate the device correctly</w:t>
            </w:r>
          </w:p>
        </w:tc>
        <w:tc>
          <w:tcPr>
            <w:tcW w:w="274" w:type="pct"/>
            <w:tcBorders>
              <w:top w:val="nil"/>
              <w:left w:val="nil"/>
              <w:bottom w:val="single" w:sz="8" w:space="0" w:color="auto"/>
              <w:right w:val="single" w:sz="8" w:space="0" w:color="auto"/>
            </w:tcBorders>
            <w:vAlign w:val="center"/>
          </w:tcPr>
          <w:p w14:paraId="6FE7488D"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16D74801"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5BF20EBA" w14:textId="77777777" w:rsidR="00042FFD" w:rsidRDefault="00000000">
            <w:pPr>
              <w:widowControl/>
              <w:jc w:val="left"/>
              <w:rPr>
                <w:rFonts w:ascii="Arial" w:hAnsi="Arial" w:cs="Arial"/>
                <w:kern w:val="0"/>
                <w:szCs w:val="21"/>
              </w:rPr>
            </w:pPr>
            <w:r>
              <w:rPr>
                <w:rFonts w:ascii="Arial" w:hAnsi="Arial" w:cs="Arial"/>
                <w:kern w:val="0"/>
                <w:szCs w:val="21"/>
              </w:rPr>
              <w:t>Durability test</w:t>
            </w:r>
          </w:p>
        </w:tc>
        <w:tc>
          <w:tcPr>
            <w:tcW w:w="681" w:type="pct"/>
            <w:tcBorders>
              <w:top w:val="nil"/>
              <w:left w:val="nil"/>
              <w:bottom w:val="single" w:sz="8" w:space="0" w:color="auto"/>
              <w:right w:val="single" w:sz="8" w:space="0" w:color="auto"/>
            </w:tcBorders>
            <w:vAlign w:val="center"/>
          </w:tcPr>
          <w:p w14:paraId="702BD088" w14:textId="77777777" w:rsidR="00042FFD" w:rsidRDefault="00000000">
            <w:pPr>
              <w:widowControl/>
              <w:jc w:val="left"/>
              <w:rPr>
                <w:rFonts w:ascii="Arial" w:hAnsi="Arial" w:cs="Arial"/>
                <w:kern w:val="0"/>
                <w:szCs w:val="21"/>
              </w:rPr>
            </w:pPr>
            <w:r>
              <w:rPr>
                <w:rFonts w:ascii="Arial" w:hAnsi="Arial" w:cs="Arial"/>
                <w:kern w:val="0"/>
                <w:szCs w:val="21"/>
              </w:rPr>
              <w:t xml:space="preserve">electrical safty report    </w:t>
            </w:r>
          </w:p>
        </w:tc>
        <w:tc>
          <w:tcPr>
            <w:tcW w:w="252" w:type="pct"/>
            <w:tcBorders>
              <w:top w:val="nil"/>
              <w:left w:val="nil"/>
              <w:bottom w:val="single" w:sz="8" w:space="0" w:color="auto"/>
              <w:right w:val="single" w:sz="8" w:space="0" w:color="auto"/>
            </w:tcBorders>
            <w:vAlign w:val="center"/>
          </w:tcPr>
          <w:p w14:paraId="5BEBDEE0"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02D21FC1"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5218E390"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1FDEEADA"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40</w:t>
            </w:r>
          </w:p>
        </w:tc>
      </w:tr>
      <w:tr w:rsidR="00042FFD" w14:paraId="19A111B6" w14:textId="77777777">
        <w:trPr>
          <w:trHeight w:val="1125"/>
        </w:trPr>
        <w:tc>
          <w:tcPr>
            <w:tcW w:w="819" w:type="pct"/>
            <w:vMerge/>
            <w:tcBorders>
              <w:top w:val="nil"/>
              <w:left w:val="single" w:sz="8" w:space="0" w:color="auto"/>
              <w:bottom w:val="single" w:sz="8" w:space="0" w:color="auto"/>
              <w:right w:val="single" w:sz="8" w:space="0" w:color="auto"/>
            </w:tcBorders>
            <w:vAlign w:val="center"/>
          </w:tcPr>
          <w:p w14:paraId="66772B7B"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04CBF936" w14:textId="77777777" w:rsidR="00042FFD" w:rsidRDefault="00000000">
            <w:pPr>
              <w:widowControl/>
              <w:jc w:val="left"/>
              <w:rPr>
                <w:rFonts w:ascii="Arial" w:hAnsi="Arial" w:cs="Arial"/>
                <w:kern w:val="0"/>
                <w:szCs w:val="21"/>
              </w:rPr>
            </w:pPr>
            <w:r>
              <w:rPr>
                <w:rFonts w:ascii="Arial" w:hAnsi="Arial" w:cs="Arial"/>
                <w:kern w:val="0"/>
                <w:szCs w:val="21"/>
              </w:rPr>
              <w:t>Inadequate disclosure of Limitations</w:t>
            </w:r>
            <w:r>
              <w:rPr>
                <w:rFonts w:ascii="宋体" w:hAnsi="宋体" w:cs="Arial" w:hint="eastAsia"/>
                <w:kern w:val="0"/>
                <w:szCs w:val="21"/>
              </w:rPr>
              <w:t>，</w:t>
            </w:r>
            <w:r>
              <w:rPr>
                <w:rFonts w:ascii="Arial" w:hAnsi="Arial" w:cs="Arial"/>
                <w:kern w:val="0"/>
                <w:szCs w:val="21"/>
              </w:rPr>
              <w:t>restricted user use the device, used by users who is outside the indications.</w:t>
            </w:r>
          </w:p>
        </w:tc>
        <w:tc>
          <w:tcPr>
            <w:tcW w:w="274" w:type="pct"/>
            <w:tcBorders>
              <w:top w:val="nil"/>
              <w:left w:val="nil"/>
              <w:bottom w:val="single" w:sz="8" w:space="0" w:color="auto"/>
              <w:right w:val="single" w:sz="8" w:space="0" w:color="auto"/>
            </w:tcBorders>
            <w:vAlign w:val="center"/>
          </w:tcPr>
          <w:p w14:paraId="202432D5"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27BEE14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60D56112" w14:textId="77777777" w:rsidR="00042FFD" w:rsidRDefault="00000000">
            <w:pPr>
              <w:widowControl/>
              <w:jc w:val="left"/>
              <w:rPr>
                <w:rFonts w:ascii="Arial" w:hAnsi="Arial" w:cs="Arial"/>
                <w:kern w:val="0"/>
                <w:szCs w:val="21"/>
              </w:rPr>
            </w:pPr>
            <w:r>
              <w:rPr>
                <w:rFonts w:ascii="Arial" w:hAnsi="Arial" w:cs="Arial"/>
                <w:kern w:val="0"/>
                <w:szCs w:val="21"/>
              </w:rPr>
              <w:t>Usability test</w:t>
            </w:r>
          </w:p>
        </w:tc>
        <w:tc>
          <w:tcPr>
            <w:tcW w:w="681" w:type="pct"/>
            <w:tcBorders>
              <w:top w:val="nil"/>
              <w:left w:val="nil"/>
              <w:bottom w:val="single" w:sz="8" w:space="0" w:color="auto"/>
              <w:right w:val="single" w:sz="8" w:space="0" w:color="auto"/>
            </w:tcBorders>
            <w:vAlign w:val="center"/>
          </w:tcPr>
          <w:p w14:paraId="74F9C82D" w14:textId="77777777" w:rsidR="00042FFD" w:rsidRDefault="00000000">
            <w:pPr>
              <w:widowControl/>
              <w:jc w:val="left"/>
              <w:rPr>
                <w:rFonts w:ascii="Arial" w:hAnsi="Arial" w:cs="Arial"/>
                <w:kern w:val="0"/>
                <w:szCs w:val="21"/>
              </w:rPr>
            </w:pPr>
            <w:r>
              <w:rPr>
                <w:rFonts w:ascii="Arial" w:hAnsi="Arial" w:cs="Arial"/>
                <w:kern w:val="0"/>
                <w:szCs w:val="21"/>
              </w:rPr>
              <w:t>usability report</w:t>
            </w:r>
          </w:p>
        </w:tc>
        <w:tc>
          <w:tcPr>
            <w:tcW w:w="252" w:type="pct"/>
            <w:tcBorders>
              <w:top w:val="nil"/>
              <w:left w:val="nil"/>
              <w:bottom w:val="single" w:sz="8" w:space="0" w:color="auto"/>
              <w:right w:val="single" w:sz="8" w:space="0" w:color="auto"/>
            </w:tcBorders>
            <w:vAlign w:val="center"/>
          </w:tcPr>
          <w:p w14:paraId="2D8161FB"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5798A8EF"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1695AEFF"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7671BC5"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41</w:t>
            </w:r>
          </w:p>
        </w:tc>
      </w:tr>
      <w:tr w:rsidR="00042FFD" w14:paraId="5F71A812" w14:textId="77777777">
        <w:trPr>
          <w:trHeight w:val="1125"/>
        </w:trPr>
        <w:tc>
          <w:tcPr>
            <w:tcW w:w="819" w:type="pct"/>
            <w:vMerge/>
            <w:tcBorders>
              <w:top w:val="nil"/>
              <w:left w:val="single" w:sz="8" w:space="0" w:color="auto"/>
              <w:bottom w:val="single" w:sz="8" w:space="0" w:color="auto"/>
              <w:right w:val="single" w:sz="8" w:space="0" w:color="auto"/>
            </w:tcBorders>
            <w:vAlign w:val="center"/>
          </w:tcPr>
          <w:p w14:paraId="53312EFC"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20E45869" w14:textId="77777777" w:rsidR="00042FFD" w:rsidRDefault="00000000">
            <w:pPr>
              <w:widowControl/>
              <w:jc w:val="left"/>
              <w:rPr>
                <w:rFonts w:ascii="Arial" w:hAnsi="Arial" w:cs="Arial"/>
                <w:kern w:val="0"/>
                <w:szCs w:val="21"/>
              </w:rPr>
            </w:pPr>
            <w:r>
              <w:rPr>
                <w:rFonts w:ascii="Arial" w:hAnsi="Arial" w:cs="Arial"/>
                <w:kern w:val="0"/>
                <w:szCs w:val="21"/>
              </w:rPr>
              <w:t>Inadequate specification of intended use</w:t>
            </w:r>
            <w:r>
              <w:rPr>
                <w:rFonts w:ascii="宋体" w:hAnsi="宋体" w:cs="Arial" w:hint="eastAsia"/>
                <w:kern w:val="0"/>
                <w:szCs w:val="21"/>
              </w:rPr>
              <w:t>，</w:t>
            </w:r>
            <w:r>
              <w:rPr>
                <w:rFonts w:ascii="Arial" w:hAnsi="Arial" w:cs="Arial"/>
                <w:kern w:val="0"/>
                <w:szCs w:val="21"/>
              </w:rPr>
              <w:t>user can't understand and operate the device correctly</w:t>
            </w:r>
          </w:p>
        </w:tc>
        <w:tc>
          <w:tcPr>
            <w:tcW w:w="274" w:type="pct"/>
            <w:tcBorders>
              <w:top w:val="nil"/>
              <w:left w:val="nil"/>
              <w:bottom w:val="single" w:sz="8" w:space="0" w:color="auto"/>
              <w:right w:val="single" w:sz="8" w:space="0" w:color="auto"/>
            </w:tcBorders>
            <w:vAlign w:val="center"/>
          </w:tcPr>
          <w:p w14:paraId="732065F8"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3CF4D347"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175A321F" w14:textId="77777777" w:rsidR="00042FFD" w:rsidRDefault="00000000">
            <w:pPr>
              <w:widowControl/>
              <w:jc w:val="left"/>
              <w:rPr>
                <w:rFonts w:ascii="Arial" w:hAnsi="Arial" w:cs="Arial"/>
                <w:kern w:val="0"/>
                <w:szCs w:val="21"/>
              </w:rPr>
            </w:pPr>
            <w:r>
              <w:rPr>
                <w:rFonts w:ascii="Arial" w:hAnsi="Arial" w:cs="Arial"/>
                <w:kern w:val="0"/>
                <w:szCs w:val="21"/>
              </w:rPr>
              <w:t>Usability test</w:t>
            </w:r>
          </w:p>
        </w:tc>
        <w:tc>
          <w:tcPr>
            <w:tcW w:w="681" w:type="pct"/>
            <w:tcBorders>
              <w:top w:val="nil"/>
              <w:left w:val="nil"/>
              <w:bottom w:val="single" w:sz="8" w:space="0" w:color="auto"/>
              <w:right w:val="single" w:sz="8" w:space="0" w:color="auto"/>
            </w:tcBorders>
            <w:vAlign w:val="center"/>
          </w:tcPr>
          <w:p w14:paraId="7A41953E" w14:textId="77777777" w:rsidR="00042FFD" w:rsidRDefault="00000000">
            <w:pPr>
              <w:widowControl/>
              <w:jc w:val="left"/>
              <w:rPr>
                <w:rFonts w:ascii="Arial" w:hAnsi="Arial" w:cs="Arial"/>
                <w:kern w:val="0"/>
                <w:szCs w:val="21"/>
              </w:rPr>
            </w:pPr>
            <w:r>
              <w:rPr>
                <w:rFonts w:ascii="Arial" w:hAnsi="Arial" w:cs="Arial"/>
                <w:kern w:val="0"/>
                <w:szCs w:val="21"/>
              </w:rPr>
              <w:t>usability report</w:t>
            </w:r>
          </w:p>
        </w:tc>
        <w:tc>
          <w:tcPr>
            <w:tcW w:w="252" w:type="pct"/>
            <w:tcBorders>
              <w:top w:val="nil"/>
              <w:left w:val="nil"/>
              <w:bottom w:val="single" w:sz="8" w:space="0" w:color="auto"/>
              <w:right w:val="single" w:sz="8" w:space="0" w:color="auto"/>
            </w:tcBorders>
            <w:vAlign w:val="center"/>
          </w:tcPr>
          <w:p w14:paraId="41075E64"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52BCE756"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3403B33F"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D004C09"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42</w:t>
            </w:r>
          </w:p>
        </w:tc>
      </w:tr>
      <w:tr w:rsidR="00042FFD" w14:paraId="110AC52E" w14:textId="77777777">
        <w:trPr>
          <w:trHeight w:val="1579"/>
        </w:trPr>
        <w:tc>
          <w:tcPr>
            <w:tcW w:w="819" w:type="pct"/>
            <w:vMerge/>
            <w:tcBorders>
              <w:top w:val="nil"/>
              <w:left w:val="single" w:sz="8" w:space="0" w:color="auto"/>
              <w:bottom w:val="single" w:sz="8" w:space="0" w:color="auto"/>
              <w:right w:val="single" w:sz="8" w:space="0" w:color="auto"/>
            </w:tcBorders>
            <w:vAlign w:val="center"/>
          </w:tcPr>
          <w:p w14:paraId="26499A39"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70AE54D2" w14:textId="77777777" w:rsidR="00042FFD" w:rsidRDefault="00000000">
            <w:pPr>
              <w:widowControl/>
              <w:jc w:val="left"/>
              <w:rPr>
                <w:rFonts w:ascii="Arial" w:hAnsi="Arial" w:cs="Arial"/>
                <w:kern w:val="0"/>
                <w:szCs w:val="21"/>
              </w:rPr>
            </w:pPr>
            <w:r>
              <w:rPr>
                <w:rFonts w:ascii="Arial" w:hAnsi="Arial" w:cs="Arial"/>
                <w:kern w:val="0"/>
                <w:szCs w:val="21"/>
              </w:rPr>
              <w:t>Inadequate description of performance characteristics,user can't understand and operate the device correctly</w:t>
            </w:r>
          </w:p>
        </w:tc>
        <w:tc>
          <w:tcPr>
            <w:tcW w:w="274" w:type="pct"/>
            <w:tcBorders>
              <w:top w:val="nil"/>
              <w:left w:val="nil"/>
              <w:bottom w:val="single" w:sz="8" w:space="0" w:color="auto"/>
              <w:right w:val="single" w:sz="8" w:space="0" w:color="auto"/>
            </w:tcBorders>
            <w:vAlign w:val="center"/>
          </w:tcPr>
          <w:p w14:paraId="6AF8ED81"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6ABC5962"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56BDF79E" w14:textId="77777777" w:rsidR="00042FFD" w:rsidRDefault="00000000">
            <w:pPr>
              <w:widowControl/>
              <w:jc w:val="left"/>
              <w:rPr>
                <w:rFonts w:ascii="Arial" w:hAnsi="Arial" w:cs="Arial"/>
                <w:kern w:val="0"/>
                <w:szCs w:val="21"/>
              </w:rPr>
            </w:pPr>
            <w:r>
              <w:rPr>
                <w:rFonts w:ascii="Arial" w:hAnsi="Arial" w:cs="Arial"/>
                <w:kern w:val="0"/>
                <w:szCs w:val="21"/>
              </w:rPr>
              <w:t>Usability test</w:t>
            </w:r>
          </w:p>
        </w:tc>
        <w:tc>
          <w:tcPr>
            <w:tcW w:w="681" w:type="pct"/>
            <w:tcBorders>
              <w:top w:val="nil"/>
              <w:left w:val="nil"/>
              <w:bottom w:val="single" w:sz="8" w:space="0" w:color="auto"/>
              <w:right w:val="single" w:sz="8" w:space="0" w:color="auto"/>
            </w:tcBorders>
            <w:vAlign w:val="center"/>
          </w:tcPr>
          <w:p w14:paraId="50D13B45" w14:textId="77777777" w:rsidR="00042FFD" w:rsidRDefault="00000000">
            <w:pPr>
              <w:widowControl/>
              <w:jc w:val="left"/>
              <w:rPr>
                <w:rFonts w:ascii="Arial" w:hAnsi="Arial" w:cs="Arial"/>
                <w:kern w:val="0"/>
                <w:szCs w:val="21"/>
              </w:rPr>
            </w:pPr>
            <w:r>
              <w:rPr>
                <w:rFonts w:ascii="Arial" w:hAnsi="Arial" w:cs="Arial"/>
                <w:kern w:val="0"/>
                <w:szCs w:val="21"/>
              </w:rPr>
              <w:t>usability report</w:t>
            </w:r>
          </w:p>
        </w:tc>
        <w:tc>
          <w:tcPr>
            <w:tcW w:w="252" w:type="pct"/>
            <w:tcBorders>
              <w:top w:val="nil"/>
              <w:left w:val="nil"/>
              <w:bottom w:val="single" w:sz="8" w:space="0" w:color="auto"/>
              <w:right w:val="single" w:sz="8" w:space="0" w:color="auto"/>
            </w:tcBorders>
            <w:vAlign w:val="center"/>
          </w:tcPr>
          <w:p w14:paraId="05DB9BDD"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54F71FF0"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27910BF0"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283B030"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43</w:t>
            </w:r>
          </w:p>
        </w:tc>
      </w:tr>
      <w:tr w:rsidR="00042FFD" w14:paraId="301358A6" w14:textId="77777777">
        <w:trPr>
          <w:trHeight w:val="1125"/>
        </w:trPr>
        <w:tc>
          <w:tcPr>
            <w:tcW w:w="819" w:type="pct"/>
            <w:vMerge/>
            <w:tcBorders>
              <w:top w:val="nil"/>
              <w:left w:val="single" w:sz="8" w:space="0" w:color="auto"/>
              <w:bottom w:val="single" w:sz="8" w:space="0" w:color="auto"/>
              <w:right w:val="single" w:sz="8" w:space="0" w:color="auto"/>
            </w:tcBorders>
            <w:vAlign w:val="center"/>
          </w:tcPr>
          <w:p w14:paraId="653B41D7" w14:textId="77777777" w:rsidR="00042FFD" w:rsidRDefault="00042FFD">
            <w:pPr>
              <w:widowControl/>
              <w:jc w:val="left"/>
              <w:rPr>
                <w:rFonts w:ascii="Arial" w:hAnsi="Arial" w:cs="Arial"/>
                <w:kern w:val="0"/>
                <w:szCs w:val="21"/>
              </w:rPr>
            </w:pPr>
          </w:p>
        </w:tc>
        <w:tc>
          <w:tcPr>
            <w:tcW w:w="1324" w:type="pct"/>
            <w:tcBorders>
              <w:top w:val="nil"/>
              <w:left w:val="nil"/>
              <w:bottom w:val="single" w:sz="8" w:space="0" w:color="auto"/>
              <w:right w:val="single" w:sz="8" w:space="0" w:color="auto"/>
            </w:tcBorders>
            <w:vAlign w:val="center"/>
          </w:tcPr>
          <w:p w14:paraId="2D59B491" w14:textId="77777777" w:rsidR="00042FFD" w:rsidRDefault="00000000">
            <w:pPr>
              <w:widowControl/>
              <w:jc w:val="left"/>
              <w:rPr>
                <w:rFonts w:ascii="Arial" w:hAnsi="Arial" w:cs="Arial"/>
                <w:kern w:val="0"/>
                <w:szCs w:val="21"/>
              </w:rPr>
            </w:pPr>
            <w:r>
              <w:rPr>
                <w:rFonts w:ascii="Arial" w:hAnsi="Arial" w:cs="Arial"/>
                <w:kern w:val="0"/>
                <w:szCs w:val="21"/>
              </w:rPr>
              <w:t>Incomplete instructions for use,user can't understand and operate the device correctly</w:t>
            </w:r>
          </w:p>
        </w:tc>
        <w:tc>
          <w:tcPr>
            <w:tcW w:w="274" w:type="pct"/>
            <w:tcBorders>
              <w:top w:val="nil"/>
              <w:left w:val="nil"/>
              <w:bottom w:val="single" w:sz="8" w:space="0" w:color="auto"/>
              <w:right w:val="single" w:sz="8" w:space="0" w:color="auto"/>
            </w:tcBorders>
            <w:vAlign w:val="center"/>
          </w:tcPr>
          <w:p w14:paraId="6570E1E2"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369698AF"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A6C3589" w14:textId="77777777" w:rsidR="00042FFD" w:rsidRDefault="00000000">
            <w:pPr>
              <w:widowControl/>
              <w:jc w:val="left"/>
              <w:rPr>
                <w:rFonts w:ascii="Arial" w:hAnsi="Arial" w:cs="Arial"/>
                <w:kern w:val="0"/>
                <w:szCs w:val="21"/>
              </w:rPr>
            </w:pPr>
            <w:r>
              <w:rPr>
                <w:rFonts w:ascii="Arial" w:hAnsi="Arial" w:cs="Arial"/>
                <w:kern w:val="0"/>
                <w:szCs w:val="21"/>
              </w:rPr>
              <w:t>Usability test</w:t>
            </w:r>
          </w:p>
        </w:tc>
        <w:tc>
          <w:tcPr>
            <w:tcW w:w="681" w:type="pct"/>
            <w:tcBorders>
              <w:top w:val="nil"/>
              <w:left w:val="nil"/>
              <w:bottom w:val="single" w:sz="8" w:space="0" w:color="auto"/>
              <w:right w:val="single" w:sz="8" w:space="0" w:color="auto"/>
            </w:tcBorders>
            <w:vAlign w:val="center"/>
          </w:tcPr>
          <w:p w14:paraId="344E98F2" w14:textId="77777777" w:rsidR="00042FFD" w:rsidRDefault="00000000">
            <w:pPr>
              <w:widowControl/>
              <w:jc w:val="left"/>
              <w:rPr>
                <w:rFonts w:ascii="Arial" w:hAnsi="Arial" w:cs="Arial"/>
                <w:kern w:val="0"/>
                <w:szCs w:val="21"/>
              </w:rPr>
            </w:pPr>
            <w:r>
              <w:rPr>
                <w:rFonts w:ascii="Arial" w:hAnsi="Arial" w:cs="Arial"/>
                <w:kern w:val="0"/>
                <w:szCs w:val="21"/>
              </w:rPr>
              <w:t>usability report</w:t>
            </w:r>
          </w:p>
        </w:tc>
        <w:tc>
          <w:tcPr>
            <w:tcW w:w="252" w:type="pct"/>
            <w:tcBorders>
              <w:top w:val="nil"/>
              <w:left w:val="nil"/>
              <w:bottom w:val="single" w:sz="8" w:space="0" w:color="auto"/>
              <w:right w:val="single" w:sz="8" w:space="0" w:color="auto"/>
            </w:tcBorders>
            <w:vAlign w:val="center"/>
          </w:tcPr>
          <w:p w14:paraId="464E3D07"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42880976"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77DFDE7D"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2674D74"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44</w:t>
            </w:r>
          </w:p>
        </w:tc>
      </w:tr>
      <w:tr w:rsidR="00042FFD" w14:paraId="4A7551A9" w14:textId="77777777">
        <w:trPr>
          <w:trHeight w:val="1125"/>
        </w:trPr>
        <w:tc>
          <w:tcPr>
            <w:tcW w:w="819" w:type="pct"/>
            <w:tcBorders>
              <w:top w:val="nil"/>
              <w:left w:val="single" w:sz="8" w:space="0" w:color="auto"/>
              <w:bottom w:val="single" w:sz="8" w:space="0" w:color="auto"/>
              <w:right w:val="single" w:sz="8" w:space="0" w:color="auto"/>
            </w:tcBorders>
            <w:vAlign w:val="center"/>
          </w:tcPr>
          <w:p w14:paraId="713C954B" w14:textId="77777777" w:rsidR="00042FFD" w:rsidRDefault="00000000">
            <w:pPr>
              <w:widowControl/>
              <w:jc w:val="left"/>
              <w:rPr>
                <w:rFonts w:ascii="Arial" w:hAnsi="Arial" w:cs="Arial"/>
                <w:kern w:val="0"/>
                <w:szCs w:val="21"/>
              </w:rPr>
            </w:pPr>
            <w:r>
              <w:rPr>
                <w:rFonts w:ascii="Arial" w:hAnsi="Arial" w:cs="Arial"/>
                <w:kern w:val="0"/>
                <w:szCs w:val="21"/>
              </w:rPr>
              <w:t>Control keys and display</w:t>
            </w:r>
          </w:p>
        </w:tc>
        <w:tc>
          <w:tcPr>
            <w:tcW w:w="1324" w:type="pct"/>
            <w:tcBorders>
              <w:top w:val="nil"/>
              <w:left w:val="nil"/>
              <w:bottom w:val="single" w:sz="8" w:space="0" w:color="auto"/>
              <w:right w:val="single" w:sz="8" w:space="0" w:color="auto"/>
            </w:tcBorders>
            <w:vAlign w:val="center"/>
          </w:tcPr>
          <w:p w14:paraId="3C3858E7" w14:textId="77777777" w:rsidR="00042FFD" w:rsidRDefault="00000000">
            <w:pPr>
              <w:widowControl/>
              <w:jc w:val="left"/>
              <w:rPr>
                <w:rFonts w:ascii="Arial" w:hAnsi="Arial" w:cs="Arial"/>
                <w:kern w:val="0"/>
                <w:szCs w:val="21"/>
              </w:rPr>
            </w:pPr>
            <w:r>
              <w:rPr>
                <w:rFonts w:ascii="Arial" w:hAnsi="Arial" w:cs="Arial"/>
                <w:kern w:val="0"/>
                <w:szCs w:val="21"/>
              </w:rPr>
              <w:t>The indication is not clear, complete,display error</w:t>
            </w:r>
          </w:p>
        </w:tc>
        <w:tc>
          <w:tcPr>
            <w:tcW w:w="274" w:type="pct"/>
            <w:tcBorders>
              <w:top w:val="nil"/>
              <w:left w:val="nil"/>
              <w:bottom w:val="single" w:sz="8" w:space="0" w:color="auto"/>
              <w:right w:val="single" w:sz="8" w:space="0" w:color="auto"/>
            </w:tcBorders>
            <w:vAlign w:val="center"/>
          </w:tcPr>
          <w:p w14:paraId="58B77D18"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1246E022"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41126BB" w14:textId="77777777" w:rsidR="00042FFD" w:rsidRDefault="00000000">
            <w:pPr>
              <w:widowControl/>
              <w:jc w:val="left"/>
              <w:rPr>
                <w:rFonts w:ascii="Arial" w:hAnsi="Arial" w:cs="Arial"/>
                <w:kern w:val="0"/>
                <w:szCs w:val="21"/>
              </w:rPr>
            </w:pPr>
            <w:r>
              <w:rPr>
                <w:rFonts w:ascii="Arial" w:hAnsi="Arial" w:cs="Arial"/>
                <w:kern w:val="0"/>
                <w:szCs w:val="21"/>
              </w:rPr>
              <w:t>Usability test</w:t>
            </w:r>
            <w:r>
              <w:rPr>
                <w:rFonts w:ascii="Arial" w:hAnsi="Arial" w:cs="Arial"/>
                <w:kern w:val="0"/>
                <w:szCs w:val="21"/>
              </w:rPr>
              <w:br/>
              <w:t>Check the operation guide</w:t>
            </w:r>
          </w:p>
        </w:tc>
        <w:tc>
          <w:tcPr>
            <w:tcW w:w="681" w:type="pct"/>
            <w:tcBorders>
              <w:top w:val="nil"/>
              <w:left w:val="nil"/>
              <w:bottom w:val="single" w:sz="8" w:space="0" w:color="auto"/>
              <w:right w:val="single" w:sz="8" w:space="0" w:color="auto"/>
            </w:tcBorders>
            <w:vAlign w:val="center"/>
          </w:tcPr>
          <w:p w14:paraId="6107BE7B" w14:textId="77777777" w:rsidR="00042FFD" w:rsidRDefault="00000000">
            <w:pPr>
              <w:widowControl/>
              <w:jc w:val="left"/>
              <w:rPr>
                <w:rFonts w:ascii="Arial" w:hAnsi="Arial" w:cs="Arial"/>
                <w:kern w:val="0"/>
                <w:szCs w:val="21"/>
              </w:rPr>
            </w:pPr>
            <w:r>
              <w:rPr>
                <w:rFonts w:ascii="Arial" w:hAnsi="Arial" w:cs="Arial"/>
                <w:kern w:val="0"/>
                <w:szCs w:val="21"/>
              </w:rPr>
              <w:t>usability report</w:t>
            </w:r>
            <w:r>
              <w:rPr>
                <w:rFonts w:ascii="Arial" w:hAnsi="Arial" w:cs="Arial"/>
                <w:kern w:val="0"/>
                <w:szCs w:val="21"/>
              </w:rPr>
              <w:br/>
              <w:t>operation guide</w:t>
            </w:r>
          </w:p>
        </w:tc>
        <w:tc>
          <w:tcPr>
            <w:tcW w:w="252" w:type="pct"/>
            <w:tcBorders>
              <w:top w:val="nil"/>
              <w:left w:val="nil"/>
              <w:bottom w:val="single" w:sz="8" w:space="0" w:color="auto"/>
              <w:right w:val="single" w:sz="8" w:space="0" w:color="auto"/>
            </w:tcBorders>
            <w:vAlign w:val="center"/>
          </w:tcPr>
          <w:p w14:paraId="012359C4" w14:textId="77777777" w:rsidR="00042FFD" w:rsidRDefault="00000000">
            <w:pPr>
              <w:widowControl/>
              <w:jc w:val="left"/>
              <w:rPr>
                <w:rFonts w:ascii="Arial" w:hAnsi="Arial" w:cs="Arial"/>
                <w:kern w:val="0"/>
                <w:szCs w:val="21"/>
              </w:rPr>
            </w:pPr>
            <w:r>
              <w:rPr>
                <w:rFonts w:ascii="Arial" w:hAnsi="Arial" w:cs="Arial" w:hint="eastAsia"/>
                <w:kern w:val="0"/>
                <w:szCs w:val="21"/>
              </w:rPr>
              <w:t>2</w:t>
            </w:r>
          </w:p>
        </w:tc>
        <w:tc>
          <w:tcPr>
            <w:tcW w:w="219" w:type="pct"/>
            <w:tcBorders>
              <w:top w:val="nil"/>
              <w:left w:val="nil"/>
              <w:bottom w:val="single" w:sz="8" w:space="0" w:color="auto"/>
              <w:right w:val="single" w:sz="8" w:space="0" w:color="auto"/>
            </w:tcBorders>
            <w:vAlign w:val="center"/>
          </w:tcPr>
          <w:p w14:paraId="443768F4"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1CC22DB0"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05F7E18"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45</w:t>
            </w:r>
          </w:p>
        </w:tc>
      </w:tr>
      <w:tr w:rsidR="00042FFD" w14:paraId="6F3419EB" w14:textId="77777777">
        <w:trPr>
          <w:trHeight w:val="1699"/>
        </w:trPr>
        <w:tc>
          <w:tcPr>
            <w:tcW w:w="819" w:type="pct"/>
            <w:tcBorders>
              <w:top w:val="nil"/>
              <w:left w:val="single" w:sz="8" w:space="0" w:color="auto"/>
              <w:bottom w:val="single" w:sz="8" w:space="0" w:color="auto"/>
              <w:right w:val="single" w:sz="8" w:space="0" w:color="auto"/>
            </w:tcBorders>
            <w:vAlign w:val="center"/>
          </w:tcPr>
          <w:p w14:paraId="11CA8C4D" w14:textId="77777777" w:rsidR="00042FFD" w:rsidRDefault="00000000">
            <w:pPr>
              <w:widowControl/>
              <w:jc w:val="left"/>
              <w:rPr>
                <w:rFonts w:ascii="Arial" w:hAnsi="Arial" w:cs="Arial"/>
                <w:kern w:val="0"/>
                <w:szCs w:val="21"/>
              </w:rPr>
            </w:pPr>
            <w:r>
              <w:rPr>
                <w:rFonts w:ascii="Arial" w:hAnsi="Arial" w:cs="Arial"/>
                <w:kern w:val="0"/>
                <w:szCs w:val="21"/>
              </w:rPr>
              <w:t>Battery storehouse</w:t>
            </w:r>
          </w:p>
        </w:tc>
        <w:tc>
          <w:tcPr>
            <w:tcW w:w="1324" w:type="pct"/>
            <w:tcBorders>
              <w:top w:val="nil"/>
              <w:left w:val="nil"/>
              <w:bottom w:val="single" w:sz="8" w:space="0" w:color="auto"/>
              <w:right w:val="single" w:sz="8" w:space="0" w:color="auto"/>
            </w:tcBorders>
            <w:vAlign w:val="center"/>
          </w:tcPr>
          <w:p w14:paraId="22751987" w14:textId="77777777" w:rsidR="00042FFD" w:rsidRDefault="00000000">
            <w:pPr>
              <w:widowControl/>
              <w:jc w:val="left"/>
              <w:rPr>
                <w:rFonts w:ascii="Arial" w:hAnsi="Arial" w:cs="Arial"/>
                <w:kern w:val="0"/>
                <w:szCs w:val="21"/>
              </w:rPr>
            </w:pPr>
            <w:r>
              <w:rPr>
                <w:rFonts w:ascii="Arial" w:hAnsi="Arial" w:cs="Arial"/>
                <w:kern w:val="0"/>
                <w:szCs w:val="21"/>
              </w:rPr>
              <w:t>battery model ,positive and negative is not clear in the battery storehouse ,battery is load incorrectly.</w:t>
            </w:r>
          </w:p>
        </w:tc>
        <w:tc>
          <w:tcPr>
            <w:tcW w:w="274" w:type="pct"/>
            <w:tcBorders>
              <w:top w:val="nil"/>
              <w:left w:val="nil"/>
              <w:bottom w:val="single" w:sz="8" w:space="0" w:color="auto"/>
              <w:right w:val="single" w:sz="8" w:space="0" w:color="auto"/>
            </w:tcBorders>
            <w:vAlign w:val="center"/>
          </w:tcPr>
          <w:p w14:paraId="01610253"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01A2D910"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5F6DE30C" w14:textId="77777777" w:rsidR="00042FFD" w:rsidRDefault="00000000">
            <w:pPr>
              <w:widowControl/>
              <w:jc w:val="left"/>
              <w:rPr>
                <w:rFonts w:ascii="Arial" w:hAnsi="Arial" w:cs="Arial"/>
                <w:kern w:val="0"/>
                <w:szCs w:val="21"/>
              </w:rPr>
            </w:pPr>
            <w:r>
              <w:rPr>
                <w:rFonts w:ascii="Arial" w:hAnsi="Arial" w:cs="Arial"/>
                <w:kern w:val="0"/>
                <w:szCs w:val="21"/>
              </w:rPr>
              <w:t>Check the marking of battery storehouse</w:t>
            </w:r>
            <w:r>
              <w:rPr>
                <w:rFonts w:ascii="Arial" w:hAnsi="Arial" w:cs="Arial"/>
                <w:kern w:val="0"/>
                <w:szCs w:val="21"/>
              </w:rPr>
              <w:br/>
              <w:t>check the drawing</w:t>
            </w:r>
          </w:p>
        </w:tc>
        <w:tc>
          <w:tcPr>
            <w:tcW w:w="681" w:type="pct"/>
            <w:tcBorders>
              <w:top w:val="nil"/>
              <w:left w:val="nil"/>
              <w:bottom w:val="single" w:sz="8" w:space="0" w:color="auto"/>
              <w:right w:val="single" w:sz="8" w:space="0" w:color="auto"/>
            </w:tcBorders>
            <w:vAlign w:val="center"/>
          </w:tcPr>
          <w:p w14:paraId="15AC3D75" w14:textId="77777777" w:rsidR="00042FFD" w:rsidRDefault="00000000">
            <w:pPr>
              <w:widowControl/>
              <w:jc w:val="left"/>
              <w:rPr>
                <w:rFonts w:ascii="Arial" w:hAnsi="Arial" w:cs="Arial"/>
                <w:kern w:val="0"/>
                <w:szCs w:val="21"/>
              </w:rPr>
            </w:pPr>
            <w:r>
              <w:rPr>
                <w:rFonts w:ascii="Arial" w:hAnsi="Arial" w:cs="Arial"/>
                <w:kern w:val="0"/>
                <w:szCs w:val="21"/>
              </w:rPr>
              <w:t>battery storehouse marking the battery type and polarity</w:t>
            </w:r>
            <w:r>
              <w:rPr>
                <w:rFonts w:ascii="Arial" w:hAnsi="Arial" w:cs="Arial"/>
                <w:kern w:val="0"/>
                <w:szCs w:val="21"/>
              </w:rPr>
              <w:br/>
              <w:t>Anti reverse design on the drawing</w:t>
            </w:r>
          </w:p>
        </w:tc>
        <w:tc>
          <w:tcPr>
            <w:tcW w:w="252" w:type="pct"/>
            <w:tcBorders>
              <w:top w:val="nil"/>
              <w:left w:val="nil"/>
              <w:bottom w:val="single" w:sz="8" w:space="0" w:color="auto"/>
              <w:right w:val="single" w:sz="8" w:space="0" w:color="auto"/>
            </w:tcBorders>
            <w:vAlign w:val="center"/>
          </w:tcPr>
          <w:p w14:paraId="0BBE6090"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218B2A7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72E9BD65"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C13D08B"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46</w:t>
            </w:r>
          </w:p>
        </w:tc>
      </w:tr>
      <w:tr w:rsidR="00042FFD" w14:paraId="558E8B86" w14:textId="77777777">
        <w:trPr>
          <w:trHeight w:val="1260"/>
        </w:trPr>
        <w:tc>
          <w:tcPr>
            <w:tcW w:w="819" w:type="pct"/>
            <w:tcBorders>
              <w:top w:val="nil"/>
              <w:left w:val="single" w:sz="8" w:space="0" w:color="auto"/>
              <w:bottom w:val="single" w:sz="8" w:space="0" w:color="auto"/>
              <w:right w:val="single" w:sz="8" w:space="0" w:color="auto"/>
            </w:tcBorders>
            <w:vAlign w:val="center"/>
          </w:tcPr>
          <w:p w14:paraId="3CD339C4" w14:textId="77777777" w:rsidR="00042FFD" w:rsidRDefault="00000000">
            <w:pPr>
              <w:widowControl/>
              <w:jc w:val="left"/>
              <w:rPr>
                <w:rFonts w:ascii="Arial" w:hAnsi="Arial" w:cs="Arial"/>
                <w:kern w:val="0"/>
                <w:szCs w:val="21"/>
              </w:rPr>
            </w:pPr>
            <w:r>
              <w:rPr>
                <w:rFonts w:ascii="Arial" w:hAnsi="Arial" w:cs="Arial"/>
                <w:kern w:val="0"/>
                <w:szCs w:val="21"/>
              </w:rPr>
              <w:t>Waste disposal</w:t>
            </w:r>
          </w:p>
        </w:tc>
        <w:tc>
          <w:tcPr>
            <w:tcW w:w="1324" w:type="pct"/>
            <w:tcBorders>
              <w:top w:val="nil"/>
              <w:left w:val="nil"/>
              <w:bottom w:val="single" w:sz="8" w:space="0" w:color="auto"/>
              <w:right w:val="single" w:sz="8" w:space="0" w:color="auto"/>
            </w:tcBorders>
            <w:vAlign w:val="center"/>
          </w:tcPr>
          <w:p w14:paraId="0E5BF58A" w14:textId="77777777" w:rsidR="00042FFD" w:rsidRDefault="00000000">
            <w:pPr>
              <w:widowControl/>
              <w:jc w:val="left"/>
              <w:rPr>
                <w:rFonts w:ascii="Arial" w:hAnsi="Arial" w:cs="Arial"/>
                <w:kern w:val="0"/>
                <w:szCs w:val="21"/>
              </w:rPr>
            </w:pPr>
            <w:r>
              <w:rPr>
                <w:rFonts w:ascii="Arial" w:hAnsi="Arial" w:cs="Arial"/>
                <w:kern w:val="0"/>
                <w:szCs w:val="21"/>
              </w:rPr>
              <w:t>no specification about waste disposal</w:t>
            </w:r>
          </w:p>
        </w:tc>
        <w:tc>
          <w:tcPr>
            <w:tcW w:w="274" w:type="pct"/>
            <w:tcBorders>
              <w:top w:val="nil"/>
              <w:left w:val="nil"/>
              <w:bottom w:val="single" w:sz="8" w:space="0" w:color="auto"/>
              <w:right w:val="single" w:sz="8" w:space="0" w:color="auto"/>
            </w:tcBorders>
            <w:vAlign w:val="center"/>
          </w:tcPr>
          <w:p w14:paraId="78E760BB"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5F76EF93"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70D1CE2A"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p>
        </w:tc>
        <w:tc>
          <w:tcPr>
            <w:tcW w:w="681" w:type="pct"/>
            <w:tcBorders>
              <w:top w:val="nil"/>
              <w:left w:val="nil"/>
              <w:bottom w:val="single" w:sz="8" w:space="0" w:color="auto"/>
              <w:right w:val="single" w:sz="8" w:space="0" w:color="auto"/>
            </w:tcBorders>
            <w:vAlign w:val="center"/>
          </w:tcPr>
          <w:p w14:paraId="3BDF1373" w14:textId="77777777" w:rsidR="00042FFD" w:rsidRDefault="00000000">
            <w:pPr>
              <w:widowControl/>
              <w:jc w:val="left"/>
              <w:rPr>
                <w:rFonts w:ascii="Arial" w:hAnsi="Arial" w:cs="Arial"/>
                <w:kern w:val="0"/>
                <w:szCs w:val="21"/>
              </w:rPr>
            </w:pPr>
            <w:r>
              <w:rPr>
                <w:rFonts w:ascii="Arial" w:hAnsi="Arial" w:cs="Arial"/>
                <w:kern w:val="0"/>
                <w:szCs w:val="21"/>
              </w:rPr>
              <w:t>operation guide</w:t>
            </w:r>
          </w:p>
        </w:tc>
        <w:tc>
          <w:tcPr>
            <w:tcW w:w="252" w:type="pct"/>
            <w:tcBorders>
              <w:top w:val="nil"/>
              <w:left w:val="nil"/>
              <w:bottom w:val="single" w:sz="8" w:space="0" w:color="auto"/>
              <w:right w:val="single" w:sz="8" w:space="0" w:color="auto"/>
            </w:tcBorders>
            <w:vAlign w:val="center"/>
          </w:tcPr>
          <w:p w14:paraId="77F9F5B8"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4B5496F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7307D24"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A3D87C5"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47</w:t>
            </w:r>
          </w:p>
        </w:tc>
      </w:tr>
      <w:tr w:rsidR="00042FFD" w14:paraId="72183245" w14:textId="77777777">
        <w:trPr>
          <w:trHeight w:val="2475"/>
        </w:trPr>
        <w:tc>
          <w:tcPr>
            <w:tcW w:w="819" w:type="pct"/>
            <w:tcBorders>
              <w:top w:val="nil"/>
              <w:left w:val="single" w:sz="8" w:space="0" w:color="auto"/>
              <w:bottom w:val="single" w:sz="8" w:space="0" w:color="auto"/>
              <w:right w:val="single" w:sz="8" w:space="0" w:color="auto"/>
            </w:tcBorders>
            <w:vAlign w:val="center"/>
          </w:tcPr>
          <w:p w14:paraId="588B704A" w14:textId="77777777" w:rsidR="00042FFD" w:rsidRDefault="00000000">
            <w:pPr>
              <w:widowControl/>
              <w:jc w:val="left"/>
              <w:rPr>
                <w:rFonts w:ascii="Arial" w:hAnsi="Arial" w:cs="Arial"/>
                <w:kern w:val="0"/>
                <w:szCs w:val="21"/>
              </w:rPr>
            </w:pPr>
            <w:r>
              <w:rPr>
                <w:rFonts w:ascii="Arial" w:hAnsi="Arial" w:cs="Arial"/>
                <w:kern w:val="0"/>
                <w:szCs w:val="21"/>
              </w:rPr>
              <w:lastRenderedPageBreak/>
              <w:t>Specification of service and maintenance</w:t>
            </w:r>
          </w:p>
        </w:tc>
        <w:tc>
          <w:tcPr>
            <w:tcW w:w="1324" w:type="pct"/>
            <w:tcBorders>
              <w:top w:val="nil"/>
              <w:left w:val="nil"/>
              <w:bottom w:val="single" w:sz="8" w:space="0" w:color="auto"/>
              <w:right w:val="single" w:sz="8" w:space="0" w:color="auto"/>
            </w:tcBorders>
            <w:vAlign w:val="center"/>
          </w:tcPr>
          <w:p w14:paraId="785FB433" w14:textId="77777777" w:rsidR="00042FFD" w:rsidRDefault="00000000">
            <w:pPr>
              <w:widowControl/>
              <w:jc w:val="left"/>
              <w:rPr>
                <w:rFonts w:ascii="Arial" w:hAnsi="Arial" w:cs="Arial"/>
                <w:kern w:val="0"/>
                <w:szCs w:val="21"/>
              </w:rPr>
            </w:pPr>
            <w:r>
              <w:rPr>
                <w:rFonts w:ascii="Arial" w:hAnsi="Arial" w:cs="Arial"/>
                <w:kern w:val="0"/>
                <w:szCs w:val="21"/>
              </w:rPr>
              <w:t>No specification of service and maintenance</w:t>
            </w:r>
          </w:p>
        </w:tc>
        <w:tc>
          <w:tcPr>
            <w:tcW w:w="274" w:type="pct"/>
            <w:tcBorders>
              <w:top w:val="nil"/>
              <w:left w:val="nil"/>
              <w:bottom w:val="single" w:sz="8" w:space="0" w:color="auto"/>
              <w:right w:val="single" w:sz="8" w:space="0" w:color="auto"/>
            </w:tcBorders>
            <w:vAlign w:val="center"/>
          </w:tcPr>
          <w:p w14:paraId="0A910942"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791CDED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639E1BAC"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p>
        </w:tc>
        <w:tc>
          <w:tcPr>
            <w:tcW w:w="681" w:type="pct"/>
            <w:tcBorders>
              <w:top w:val="nil"/>
              <w:left w:val="nil"/>
              <w:bottom w:val="single" w:sz="8" w:space="0" w:color="auto"/>
              <w:right w:val="single" w:sz="8" w:space="0" w:color="auto"/>
            </w:tcBorders>
            <w:vAlign w:val="center"/>
          </w:tcPr>
          <w:p w14:paraId="4398849A" w14:textId="77777777" w:rsidR="00042FFD" w:rsidRDefault="00000000">
            <w:pPr>
              <w:widowControl/>
              <w:jc w:val="left"/>
              <w:rPr>
                <w:rFonts w:ascii="Arial" w:hAnsi="Arial" w:cs="Arial"/>
                <w:kern w:val="0"/>
                <w:szCs w:val="21"/>
              </w:rPr>
            </w:pPr>
            <w:r>
              <w:rPr>
                <w:rFonts w:ascii="Arial" w:hAnsi="Arial" w:cs="Arial"/>
                <w:kern w:val="0"/>
                <w:szCs w:val="21"/>
              </w:rPr>
              <w:t>operation guide</w:t>
            </w:r>
          </w:p>
        </w:tc>
        <w:tc>
          <w:tcPr>
            <w:tcW w:w="252" w:type="pct"/>
            <w:tcBorders>
              <w:top w:val="nil"/>
              <w:left w:val="nil"/>
              <w:bottom w:val="single" w:sz="8" w:space="0" w:color="auto"/>
              <w:right w:val="single" w:sz="8" w:space="0" w:color="auto"/>
            </w:tcBorders>
            <w:vAlign w:val="center"/>
          </w:tcPr>
          <w:p w14:paraId="4D23F018"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76BEB4F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0D3239CF"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5AE08341"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48</w:t>
            </w:r>
          </w:p>
        </w:tc>
      </w:tr>
      <w:tr w:rsidR="00042FFD" w14:paraId="6E2CA5C5" w14:textId="77777777">
        <w:trPr>
          <w:trHeight w:val="1905"/>
        </w:trPr>
        <w:tc>
          <w:tcPr>
            <w:tcW w:w="819" w:type="pct"/>
            <w:tcBorders>
              <w:top w:val="nil"/>
              <w:left w:val="single" w:sz="8" w:space="0" w:color="auto"/>
              <w:bottom w:val="single" w:sz="8" w:space="0" w:color="auto"/>
              <w:right w:val="single" w:sz="8" w:space="0" w:color="auto"/>
            </w:tcBorders>
            <w:vAlign w:val="center"/>
          </w:tcPr>
          <w:p w14:paraId="254D8338" w14:textId="77777777" w:rsidR="00042FFD" w:rsidRDefault="00000000">
            <w:pPr>
              <w:widowControl/>
              <w:jc w:val="left"/>
              <w:rPr>
                <w:rFonts w:ascii="Arial" w:hAnsi="Arial" w:cs="Arial"/>
                <w:kern w:val="0"/>
                <w:szCs w:val="21"/>
              </w:rPr>
            </w:pPr>
            <w:r>
              <w:rPr>
                <w:rFonts w:ascii="Arial" w:hAnsi="Arial" w:cs="Arial"/>
                <w:kern w:val="0"/>
                <w:szCs w:val="21"/>
              </w:rPr>
              <w:t>Marking on the port</w:t>
            </w:r>
          </w:p>
        </w:tc>
        <w:tc>
          <w:tcPr>
            <w:tcW w:w="1324" w:type="pct"/>
            <w:tcBorders>
              <w:top w:val="nil"/>
              <w:left w:val="nil"/>
              <w:bottom w:val="single" w:sz="8" w:space="0" w:color="auto"/>
              <w:right w:val="single" w:sz="8" w:space="0" w:color="auto"/>
            </w:tcBorders>
            <w:vAlign w:val="center"/>
          </w:tcPr>
          <w:p w14:paraId="29AFC27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56C39E1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2994391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365FCAD4"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13F4F0D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36C77EE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1E5C633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59574C7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051E1588"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3A360288" w14:textId="77777777">
        <w:trPr>
          <w:trHeight w:val="585"/>
        </w:trPr>
        <w:tc>
          <w:tcPr>
            <w:tcW w:w="819" w:type="pct"/>
            <w:tcBorders>
              <w:top w:val="nil"/>
              <w:left w:val="single" w:sz="8" w:space="0" w:color="auto"/>
              <w:bottom w:val="single" w:sz="8" w:space="0" w:color="auto"/>
              <w:right w:val="single" w:sz="8" w:space="0" w:color="auto"/>
            </w:tcBorders>
            <w:vAlign w:val="center"/>
          </w:tcPr>
          <w:p w14:paraId="41E06C94" w14:textId="77777777" w:rsidR="00042FFD" w:rsidRDefault="00000000">
            <w:pPr>
              <w:widowControl/>
              <w:jc w:val="left"/>
              <w:rPr>
                <w:rFonts w:ascii="Arial" w:hAnsi="Arial" w:cs="Arial"/>
                <w:kern w:val="0"/>
                <w:szCs w:val="21"/>
              </w:rPr>
            </w:pPr>
            <w:r>
              <w:rPr>
                <w:rFonts w:ascii="Arial" w:hAnsi="Arial" w:cs="Arial"/>
                <w:kern w:val="0"/>
                <w:szCs w:val="21"/>
              </w:rPr>
              <w:t>Of side effects</w:t>
            </w:r>
          </w:p>
        </w:tc>
        <w:tc>
          <w:tcPr>
            <w:tcW w:w="1324" w:type="pct"/>
            <w:tcBorders>
              <w:top w:val="nil"/>
              <w:left w:val="nil"/>
              <w:bottom w:val="single" w:sz="8" w:space="0" w:color="auto"/>
              <w:right w:val="single" w:sz="8" w:space="0" w:color="auto"/>
            </w:tcBorders>
            <w:vAlign w:val="center"/>
          </w:tcPr>
          <w:p w14:paraId="59B246E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2756DD4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4A7443C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69586E8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0095E17B"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10F7DF6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1041992F"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3F9E523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37C5CC29"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24EAF820" w14:textId="77777777">
        <w:trPr>
          <w:trHeight w:val="1099"/>
        </w:trPr>
        <w:tc>
          <w:tcPr>
            <w:tcW w:w="819" w:type="pct"/>
            <w:tcBorders>
              <w:top w:val="nil"/>
              <w:left w:val="single" w:sz="8" w:space="0" w:color="auto"/>
              <w:bottom w:val="single" w:sz="8" w:space="0" w:color="auto"/>
              <w:right w:val="single" w:sz="8" w:space="0" w:color="auto"/>
            </w:tcBorders>
            <w:vAlign w:val="center"/>
          </w:tcPr>
          <w:p w14:paraId="450BF9BE" w14:textId="77777777" w:rsidR="00042FFD" w:rsidRDefault="00000000">
            <w:pPr>
              <w:widowControl/>
              <w:jc w:val="left"/>
              <w:rPr>
                <w:rFonts w:ascii="Arial" w:hAnsi="Arial" w:cs="Arial"/>
                <w:kern w:val="0"/>
                <w:szCs w:val="21"/>
              </w:rPr>
            </w:pPr>
            <w:r>
              <w:rPr>
                <w:rFonts w:ascii="Arial" w:hAnsi="Arial" w:cs="Arial"/>
                <w:kern w:val="0"/>
                <w:szCs w:val="21"/>
              </w:rPr>
              <w:t>Of hazards likely with re-use of single-use medical devices</w:t>
            </w:r>
          </w:p>
        </w:tc>
        <w:tc>
          <w:tcPr>
            <w:tcW w:w="1324" w:type="pct"/>
            <w:tcBorders>
              <w:top w:val="nil"/>
              <w:left w:val="nil"/>
              <w:bottom w:val="single" w:sz="8" w:space="0" w:color="auto"/>
              <w:right w:val="single" w:sz="8" w:space="0" w:color="auto"/>
            </w:tcBorders>
            <w:vAlign w:val="center"/>
          </w:tcPr>
          <w:p w14:paraId="7778BBC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6DC96FC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63D20A1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0BD93A38"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279B3C7A"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096BEEC3"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0CB36B89"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5A311F30"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719" w:type="dxa"/>
            <w:tcBorders>
              <w:top w:val="nil"/>
              <w:left w:val="nil"/>
              <w:bottom w:val="single" w:sz="8" w:space="0" w:color="auto"/>
              <w:right w:val="single" w:sz="8" w:space="0" w:color="auto"/>
            </w:tcBorders>
            <w:vAlign w:val="center"/>
          </w:tcPr>
          <w:p w14:paraId="29866C06"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3CF9A501" w14:textId="77777777">
        <w:trPr>
          <w:trHeight w:val="1260"/>
        </w:trPr>
        <w:tc>
          <w:tcPr>
            <w:tcW w:w="819" w:type="pct"/>
            <w:tcBorders>
              <w:top w:val="nil"/>
              <w:left w:val="single" w:sz="8" w:space="0" w:color="auto"/>
              <w:bottom w:val="single" w:sz="8" w:space="0" w:color="auto"/>
              <w:right w:val="single" w:sz="8" w:space="0" w:color="auto"/>
            </w:tcBorders>
            <w:vAlign w:val="center"/>
          </w:tcPr>
          <w:p w14:paraId="653DA436" w14:textId="77777777" w:rsidR="00042FFD" w:rsidRDefault="00000000">
            <w:pPr>
              <w:widowControl/>
              <w:jc w:val="left"/>
              <w:rPr>
                <w:rFonts w:ascii="Arial" w:hAnsi="Arial" w:cs="Arial"/>
                <w:kern w:val="0"/>
                <w:szCs w:val="21"/>
              </w:rPr>
            </w:pPr>
            <w:r>
              <w:rPr>
                <w:rFonts w:ascii="Arial" w:hAnsi="Arial" w:cs="Arial"/>
                <w:kern w:val="0"/>
                <w:szCs w:val="21"/>
              </w:rPr>
              <w:t>Connection to other equipment</w:t>
            </w:r>
          </w:p>
        </w:tc>
        <w:tc>
          <w:tcPr>
            <w:tcW w:w="1324" w:type="pct"/>
            <w:tcBorders>
              <w:top w:val="nil"/>
              <w:left w:val="nil"/>
              <w:bottom w:val="single" w:sz="8" w:space="0" w:color="auto"/>
              <w:right w:val="single" w:sz="8" w:space="0" w:color="auto"/>
            </w:tcBorders>
            <w:vAlign w:val="center"/>
          </w:tcPr>
          <w:p w14:paraId="08D19B7D"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74" w:type="pct"/>
            <w:tcBorders>
              <w:top w:val="nil"/>
              <w:left w:val="nil"/>
              <w:bottom w:val="single" w:sz="8" w:space="0" w:color="auto"/>
              <w:right w:val="single" w:sz="8" w:space="0" w:color="auto"/>
            </w:tcBorders>
            <w:vAlign w:val="center"/>
          </w:tcPr>
          <w:p w14:paraId="6C46C52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300" w:type="pct"/>
            <w:tcBorders>
              <w:top w:val="nil"/>
              <w:left w:val="nil"/>
              <w:bottom w:val="single" w:sz="8" w:space="0" w:color="auto"/>
              <w:right w:val="single" w:sz="8" w:space="0" w:color="auto"/>
            </w:tcBorders>
            <w:vAlign w:val="center"/>
          </w:tcPr>
          <w:p w14:paraId="72065297"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04" w:type="pct"/>
            <w:tcBorders>
              <w:top w:val="nil"/>
              <w:left w:val="nil"/>
              <w:bottom w:val="single" w:sz="8" w:space="0" w:color="auto"/>
              <w:right w:val="single" w:sz="8" w:space="0" w:color="auto"/>
            </w:tcBorders>
            <w:vAlign w:val="center"/>
          </w:tcPr>
          <w:p w14:paraId="779B5A92"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681" w:type="pct"/>
            <w:tcBorders>
              <w:top w:val="nil"/>
              <w:left w:val="nil"/>
              <w:bottom w:val="single" w:sz="8" w:space="0" w:color="auto"/>
              <w:right w:val="single" w:sz="8" w:space="0" w:color="auto"/>
            </w:tcBorders>
            <w:vAlign w:val="center"/>
          </w:tcPr>
          <w:p w14:paraId="1DEE8CA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52" w:type="pct"/>
            <w:tcBorders>
              <w:top w:val="nil"/>
              <w:left w:val="nil"/>
              <w:bottom w:val="single" w:sz="8" w:space="0" w:color="auto"/>
              <w:right w:val="single" w:sz="8" w:space="0" w:color="auto"/>
            </w:tcBorders>
            <w:vAlign w:val="center"/>
          </w:tcPr>
          <w:p w14:paraId="63968EA6"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19" w:type="pct"/>
            <w:tcBorders>
              <w:top w:val="nil"/>
              <w:left w:val="nil"/>
              <w:bottom w:val="single" w:sz="8" w:space="0" w:color="auto"/>
              <w:right w:val="single" w:sz="8" w:space="0" w:color="auto"/>
            </w:tcBorders>
            <w:vAlign w:val="center"/>
          </w:tcPr>
          <w:p w14:paraId="21EB680C" w14:textId="77777777" w:rsidR="00042FFD" w:rsidRDefault="00000000">
            <w:pPr>
              <w:widowControl/>
              <w:jc w:val="left"/>
              <w:rPr>
                <w:rFonts w:ascii="Arial" w:hAnsi="Arial" w:cs="Arial"/>
                <w:kern w:val="0"/>
                <w:szCs w:val="21"/>
              </w:rPr>
            </w:pPr>
            <w:r>
              <w:rPr>
                <w:rFonts w:ascii="Arial" w:hAnsi="Arial" w:cs="Arial"/>
                <w:kern w:val="0"/>
                <w:szCs w:val="21"/>
              </w:rPr>
              <w:t>N/A</w:t>
            </w:r>
          </w:p>
        </w:tc>
        <w:tc>
          <w:tcPr>
            <w:tcW w:w="281" w:type="pct"/>
            <w:tcBorders>
              <w:top w:val="nil"/>
              <w:left w:val="nil"/>
              <w:bottom w:val="single" w:sz="8" w:space="0" w:color="auto"/>
              <w:right w:val="single" w:sz="8" w:space="0" w:color="auto"/>
            </w:tcBorders>
            <w:vAlign w:val="center"/>
          </w:tcPr>
          <w:p w14:paraId="5F0363DB"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201ABE0C" w14:textId="77777777" w:rsidR="00042FFD" w:rsidRDefault="00000000">
            <w:pPr>
              <w:widowControl/>
              <w:jc w:val="left"/>
              <w:rPr>
                <w:rFonts w:ascii="Arial" w:hAnsi="Arial" w:cs="Arial"/>
                <w:kern w:val="0"/>
                <w:szCs w:val="21"/>
              </w:rPr>
            </w:pPr>
            <w:r>
              <w:rPr>
                <w:rFonts w:ascii="Arial" w:hAnsi="Arial" w:cs="Arial"/>
                <w:kern w:val="0"/>
                <w:szCs w:val="21"/>
              </w:rPr>
              <w:t>N/A</w:t>
            </w:r>
          </w:p>
        </w:tc>
      </w:tr>
      <w:tr w:rsidR="00042FFD" w14:paraId="6EC54FB7" w14:textId="77777777">
        <w:trPr>
          <w:trHeight w:val="1065"/>
        </w:trPr>
        <w:tc>
          <w:tcPr>
            <w:tcW w:w="819" w:type="pct"/>
            <w:tcBorders>
              <w:top w:val="nil"/>
              <w:left w:val="single" w:sz="8" w:space="0" w:color="auto"/>
              <w:bottom w:val="single" w:sz="8" w:space="0" w:color="auto"/>
              <w:right w:val="single" w:sz="8" w:space="0" w:color="auto"/>
            </w:tcBorders>
            <w:vAlign w:val="center"/>
          </w:tcPr>
          <w:p w14:paraId="503BFE9D" w14:textId="77777777" w:rsidR="00042FFD" w:rsidRDefault="00000000">
            <w:pPr>
              <w:widowControl/>
              <w:jc w:val="left"/>
              <w:rPr>
                <w:rFonts w:ascii="Arial" w:hAnsi="Arial" w:cs="Arial"/>
                <w:kern w:val="0"/>
                <w:szCs w:val="21"/>
              </w:rPr>
            </w:pPr>
            <w:r>
              <w:rPr>
                <w:rFonts w:ascii="Arial" w:hAnsi="Arial" w:cs="Arial"/>
                <w:kern w:val="0"/>
                <w:szCs w:val="21"/>
              </w:rPr>
              <w:t>Deglutible separate part</w:t>
            </w:r>
          </w:p>
        </w:tc>
        <w:tc>
          <w:tcPr>
            <w:tcW w:w="1324" w:type="pct"/>
            <w:tcBorders>
              <w:top w:val="nil"/>
              <w:left w:val="nil"/>
              <w:bottom w:val="single" w:sz="8" w:space="0" w:color="auto"/>
              <w:right w:val="single" w:sz="8" w:space="0" w:color="auto"/>
            </w:tcBorders>
            <w:vAlign w:val="center"/>
          </w:tcPr>
          <w:p w14:paraId="28A3B26A" w14:textId="77777777" w:rsidR="00042FFD" w:rsidRDefault="00000000">
            <w:pPr>
              <w:widowControl/>
              <w:jc w:val="left"/>
              <w:rPr>
                <w:rFonts w:ascii="Arial" w:hAnsi="Arial" w:cs="Arial"/>
                <w:kern w:val="0"/>
                <w:szCs w:val="21"/>
              </w:rPr>
            </w:pPr>
            <w:r>
              <w:rPr>
                <w:rFonts w:ascii="Arial" w:hAnsi="Arial" w:cs="Arial"/>
                <w:kern w:val="0"/>
                <w:szCs w:val="21"/>
              </w:rPr>
              <w:t>no warning about the deglutible swparate part</w:t>
            </w:r>
          </w:p>
        </w:tc>
        <w:tc>
          <w:tcPr>
            <w:tcW w:w="274" w:type="pct"/>
            <w:tcBorders>
              <w:top w:val="nil"/>
              <w:left w:val="nil"/>
              <w:bottom w:val="single" w:sz="8" w:space="0" w:color="auto"/>
              <w:right w:val="single" w:sz="8" w:space="0" w:color="auto"/>
            </w:tcBorders>
            <w:vAlign w:val="center"/>
          </w:tcPr>
          <w:p w14:paraId="2B005D22"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300" w:type="pct"/>
            <w:tcBorders>
              <w:top w:val="nil"/>
              <w:left w:val="nil"/>
              <w:bottom w:val="single" w:sz="8" w:space="0" w:color="auto"/>
              <w:right w:val="single" w:sz="8" w:space="0" w:color="auto"/>
            </w:tcBorders>
            <w:vAlign w:val="center"/>
          </w:tcPr>
          <w:p w14:paraId="4801A5E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0246BD35"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p>
        </w:tc>
        <w:tc>
          <w:tcPr>
            <w:tcW w:w="681" w:type="pct"/>
            <w:tcBorders>
              <w:top w:val="nil"/>
              <w:left w:val="nil"/>
              <w:bottom w:val="single" w:sz="8" w:space="0" w:color="auto"/>
              <w:right w:val="single" w:sz="8" w:space="0" w:color="auto"/>
            </w:tcBorders>
            <w:vAlign w:val="center"/>
          </w:tcPr>
          <w:p w14:paraId="6ED53A65" w14:textId="77777777" w:rsidR="00042FFD" w:rsidRDefault="00000000">
            <w:pPr>
              <w:widowControl/>
              <w:jc w:val="left"/>
              <w:rPr>
                <w:rFonts w:ascii="Arial" w:hAnsi="Arial" w:cs="Arial"/>
                <w:kern w:val="0"/>
                <w:szCs w:val="21"/>
              </w:rPr>
            </w:pPr>
            <w:r>
              <w:rPr>
                <w:rFonts w:ascii="Arial" w:hAnsi="Arial" w:cs="Arial"/>
                <w:kern w:val="0"/>
                <w:szCs w:val="21"/>
              </w:rPr>
              <w:t>operation guide</w:t>
            </w:r>
          </w:p>
        </w:tc>
        <w:tc>
          <w:tcPr>
            <w:tcW w:w="252" w:type="pct"/>
            <w:tcBorders>
              <w:top w:val="nil"/>
              <w:left w:val="nil"/>
              <w:bottom w:val="single" w:sz="8" w:space="0" w:color="auto"/>
              <w:right w:val="single" w:sz="8" w:space="0" w:color="auto"/>
            </w:tcBorders>
            <w:vAlign w:val="center"/>
          </w:tcPr>
          <w:p w14:paraId="052E31FA"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584002F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2ABF5C1C"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243" w:type="pct"/>
            <w:tcBorders>
              <w:top w:val="nil"/>
              <w:left w:val="nil"/>
              <w:bottom w:val="single" w:sz="8" w:space="0" w:color="auto"/>
              <w:right w:val="single" w:sz="8" w:space="0" w:color="auto"/>
            </w:tcBorders>
            <w:vAlign w:val="center"/>
          </w:tcPr>
          <w:p w14:paraId="0A3D5A7E"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49</w:t>
            </w:r>
          </w:p>
        </w:tc>
      </w:tr>
      <w:tr w:rsidR="00042FFD" w14:paraId="0582C3C9" w14:textId="77777777">
        <w:trPr>
          <w:trHeight w:val="642"/>
        </w:trPr>
        <w:tc>
          <w:tcPr>
            <w:tcW w:w="2143" w:type="pct"/>
            <w:gridSpan w:val="2"/>
            <w:tcBorders>
              <w:top w:val="single" w:sz="8" w:space="0" w:color="auto"/>
              <w:left w:val="single" w:sz="8" w:space="0" w:color="auto"/>
              <w:bottom w:val="single" w:sz="8" w:space="0" w:color="auto"/>
              <w:right w:val="single" w:sz="8" w:space="0" w:color="auto"/>
            </w:tcBorders>
            <w:vAlign w:val="center"/>
          </w:tcPr>
          <w:p w14:paraId="2290054F" w14:textId="77777777" w:rsidR="00042FFD" w:rsidRDefault="00000000">
            <w:pPr>
              <w:widowControl/>
              <w:jc w:val="left"/>
              <w:rPr>
                <w:rFonts w:ascii="Arial" w:hAnsi="Arial" w:cs="Arial"/>
                <w:b/>
                <w:bCs/>
                <w:kern w:val="0"/>
                <w:szCs w:val="21"/>
              </w:rPr>
            </w:pPr>
            <w:r>
              <w:rPr>
                <w:rFonts w:ascii="Arial" w:hAnsi="Arial" w:cs="Arial" w:hint="eastAsia"/>
                <w:b/>
                <w:bCs/>
                <w:kern w:val="0"/>
                <w:szCs w:val="21"/>
              </w:rPr>
              <w:t>3</w:t>
            </w:r>
            <w:r>
              <w:rPr>
                <w:rFonts w:ascii="Arial" w:hAnsi="Arial" w:cs="Arial"/>
                <w:b/>
                <w:bCs/>
                <w:kern w:val="0"/>
                <w:szCs w:val="21"/>
              </w:rPr>
              <w:t>.5  Software hazards</w:t>
            </w:r>
          </w:p>
        </w:tc>
        <w:tc>
          <w:tcPr>
            <w:tcW w:w="274" w:type="pct"/>
            <w:tcBorders>
              <w:top w:val="nil"/>
              <w:left w:val="nil"/>
              <w:bottom w:val="single" w:sz="8" w:space="0" w:color="auto"/>
              <w:right w:val="single" w:sz="8" w:space="0" w:color="auto"/>
            </w:tcBorders>
            <w:vAlign w:val="center"/>
          </w:tcPr>
          <w:p w14:paraId="0A287BD9"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300" w:type="pct"/>
            <w:tcBorders>
              <w:top w:val="nil"/>
              <w:left w:val="nil"/>
              <w:bottom w:val="single" w:sz="8" w:space="0" w:color="auto"/>
              <w:right w:val="single" w:sz="8" w:space="0" w:color="auto"/>
            </w:tcBorders>
            <w:vAlign w:val="center"/>
          </w:tcPr>
          <w:p w14:paraId="4E23E6A2"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04" w:type="pct"/>
            <w:tcBorders>
              <w:top w:val="nil"/>
              <w:left w:val="nil"/>
              <w:bottom w:val="single" w:sz="8" w:space="0" w:color="auto"/>
              <w:right w:val="single" w:sz="8" w:space="0" w:color="auto"/>
            </w:tcBorders>
            <w:vAlign w:val="center"/>
          </w:tcPr>
          <w:p w14:paraId="5253B489"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681" w:type="pct"/>
            <w:tcBorders>
              <w:top w:val="nil"/>
              <w:left w:val="nil"/>
              <w:bottom w:val="single" w:sz="8" w:space="0" w:color="auto"/>
              <w:right w:val="single" w:sz="8" w:space="0" w:color="auto"/>
            </w:tcBorders>
            <w:vAlign w:val="center"/>
          </w:tcPr>
          <w:p w14:paraId="7041C3E2"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52" w:type="pct"/>
            <w:tcBorders>
              <w:top w:val="nil"/>
              <w:left w:val="nil"/>
              <w:bottom w:val="single" w:sz="8" w:space="0" w:color="auto"/>
              <w:right w:val="single" w:sz="8" w:space="0" w:color="auto"/>
            </w:tcBorders>
            <w:vAlign w:val="center"/>
          </w:tcPr>
          <w:p w14:paraId="2604A652"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19" w:type="pct"/>
            <w:tcBorders>
              <w:top w:val="nil"/>
              <w:left w:val="nil"/>
              <w:bottom w:val="single" w:sz="8" w:space="0" w:color="auto"/>
              <w:right w:val="single" w:sz="8" w:space="0" w:color="auto"/>
            </w:tcBorders>
            <w:vAlign w:val="center"/>
          </w:tcPr>
          <w:p w14:paraId="1B6D5CF3"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81" w:type="pct"/>
            <w:tcBorders>
              <w:top w:val="nil"/>
              <w:left w:val="nil"/>
              <w:bottom w:val="single" w:sz="8" w:space="0" w:color="auto"/>
              <w:right w:val="single" w:sz="8" w:space="0" w:color="auto"/>
            </w:tcBorders>
            <w:vAlign w:val="center"/>
          </w:tcPr>
          <w:p w14:paraId="4D93A2DB"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c>
          <w:tcPr>
            <w:tcW w:w="243" w:type="pct"/>
            <w:tcBorders>
              <w:top w:val="nil"/>
              <w:left w:val="nil"/>
              <w:bottom w:val="single" w:sz="8" w:space="0" w:color="auto"/>
              <w:right w:val="single" w:sz="8" w:space="0" w:color="auto"/>
            </w:tcBorders>
            <w:vAlign w:val="center"/>
          </w:tcPr>
          <w:p w14:paraId="33DB7776" w14:textId="77777777" w:rsidR="00042FFD" w:rsidRDefault="00000000">
            <w:pPr>
              <w:widowControl/>
              <w:jc w:val="left"/>
              <w:rPr>
                <w:rFonts w:ascii="Arial" w:hAnsi="Arial" w:cs="Arial"/>
                <w:kern w:val="0"/>
                <w:szCs w:val="21"/>
              </w:rPr>
            </w:pPr>
            <w:r>
              <w:rPr>
                <w:rFonts w:ascii="Arial" w:hAnsi="Arial" w:cs="Arial"/>
                <w:kern w:val="0"/>
                <w:szCs w:val="21"/>
              </w:rPr>
              <w:t xml:space="preserve">　</w:t>
            </w:r>
          </w:p>
        </w:tc>
      </w:tr>
      <w:tr w:rsidR="00042FFD" w14:paraId="6263CCD4" w14:textId="77777777">
        <w:trPr>
          <w:trHeight w:val="825"/>
        </w:trPr>
        <w:tc>
          <w:tcPr>
            <w:tcW w:w="819" w:type="pct"/>
            <w:tcBorders>
              <w:top w:val="nil"/>
              <w:left w:val="single" w:sz="8" w:space="0" w:color="auto"/>
              <w:bottom w:val="single" w:sz="8" w:space="0" w:color="auto"/>
              <w:right w:val="single" w:sz="8" w:space="0" w:color="auto"/>
            </w:tcBorders>
            <w:vAlign w:val="center"/>
          </w:tcPr>
          <w:p w14:paraId="049DA84D" w14:textId="77777777" w:rsidR="00042FFD" w:rsidRDefault="00000000">
            <w:pPr>
              <w:widowControl/>
              <w:jc w:val="left"/>
              <w:rPr>
                <w:rFonts w:ascii="Arial" w:hAnsi="Arial" w:cs="Arial"/>
                <w:kern w:val="0"/>
                <w:szCs w:val="21"/>
              </w:rPr>
            </w:pPr>
            <w:r>
              <w:rPr>
                <w:rFonts w:ascii="Arial" w:hAnsi="Arial" w:cs="Arial"/>
                <w:kern w:val="0"/>
                <w:szCs w:val="21"/>
              </w:rPr>
              <w:lastRenderedPageBreak/>
              <w:t>Memory times</w:t>
            </w:r>
          </w:p>
        </w:tc>
        <w:tc>
          <w:tcPr>
            <w:tcW w:w="1324" w:type="pct"/>
            <w:tcBorders>
              <w:top w:val="nil"/>
              <w:left w:val="nil"/>
              <w:bottom w:val="single" w:sz="8" w:space="0" w:color="auto"/>
              <w:right w:val="single" w:sz="8" w:space="0" w:color="auto"/>
            </w:tcBorders>
            <w:vAlign w:val="center"/>
          </w:tcPr>
          <w:p w14:paraId="2F4E40E1" w14:textId="77777777" w:rsidR="00042FFD" w:rsidRDefault="00000000">
            <w:pPr>
              <w:widowControl/>
              <w:jc w:val="left"/>
              <w:rPr>
                <w:rFonts w:ascii="Arial" w:hAnsi="Arial" w:cs="Arial"/>
                <w:kern w:val="0"/>
                <w:szCs w:val="21"/>
              </w:rPr>
            </w:pPr>
            <w:r>
              <w:rPr>
                <w:rFonts w:ascii="Arial" w:hAnsi="Arial" w:cs="Arial"/>
                <w:kern w:val="0"/>
                <w:szCs w:val="21"/>
              </w:rPr>
              <w:t>Lack of memory or error</w:t>
            </w:r>
          </w:p>
        </w:tc>
        <w:tc>
          <w:tcPr>
            <w:tcW w:w="274" w:type="pct"/>
            <w:tcBorders>
              <w:top w:val="nil"/>
              <w:left w:val="nil"/>
              <w:bottom w:val="single" w:sz="8" w:space="0" w:color="auto"/>
              <w:right w:val="single" w:sz="8" w:space="0" w:color="auto"/>
            </w:tcBorders>
            <w:vAlign w:val="center"/>
          </w:tcPr>
          <w:p w14:paraId="681BC656" w14:textId="77777777" w:rsidR="00042FFD" w:rsidRDefault="00000000">
            <w:pPr>
              <w:widowControl/>
              <w:jc w:val="left"/>
              <w:rPr>
                <w:rFonts w:ascii="Arial" w:hAnsi="Arial" w:cs="Arial"/>
                <w:kern w:val="0"/>
                <w:szCs w:val="21"/>
              </w:rPr>
            </w:pPr>
            <w:r>
              <w:rPr>
                <w:rFonts w:ascii="Arial" w:hAnsi="Arial" w:cs="Arial"/>
                <w:kern w:val="0"/>
                <w:szCs w:val="21"/>
              </w:rPr>
              <w:t>6</w:t>
            </w:r>
          </w:p>
        </w:tc>
        <w:tc>
          <w:tcPr>
            <w:tcW w:w="300" w:type="pct"/>
            <w:tcBorders>
              <w:top w:val="nil"/>
              <w:left w:val="nil"/>
              <w:bottom w:val="single" w:sz="8" w:space="0" w:color="auto"/>
              <w:right w:val="single" w:sz="8" w:space="0" w:color="auto"/>
            </w:tcBorders>
            <w:vAlign w:val="center"/>
          </w:tcPr>
          <w:p w14:paraId="0C94BFD7"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190527A" w14:textId="77777777" w:rsidR="00042FFD" w:rsidRDefault="00000000">
            <w:pPr>
              <w:widowControl/>
              <w:jc w:val="left"/>
              <w:rPr>
                <w:rFonts w:ascii="Arial" w:hAnsi="Arial" w:cs="Arial"/>
                <w:kern w:val="0"/>
                <w:szCs w:val="21"/>
              </w:rPr>
            </w:pPr>
            <w:r>
              <w:rPr>
                <w:rFonts w:ascii="Arial" w:hAnsi="Arial" w:cs="Arial"/>
                <w:kern w:val="0"/>
                <w:szCs w:val="21"/>
              </w:rPr>
              <w:t>Check software validation file</w:t>
            </w:r>
          </w:p>
        </w:tc>
        <w:tc>
          <w:tcPr>
            <w:tcW w:w="681" w:type="pct"/>
            <w:tcBorders>
              <w:top w:val="nil"/>
              <w:left w:val="nil"/>
              <w:bottom w:val="single" w:sz="8" w:space="0" w:color="auto"/>
              <w:right w:val="single" w:sz="8" w:space="0" w:color="auto"/>
            </w:tcBorders>
            <w:vAlign w:val="center"/>
          </w:tcPr>
          <w:p w14:paraId="58B8F513" w14:textId="77777777" w:rsidR="00042FFD" w:rsidRDefault="00000000">
            <w:pPr>
              <w:widowControl/>
              <w:jc w:val="left"/>
              <w:rPr>
                <w:rFonts w:ascii="Arial" w:hAnsi="Arial" w:cs="Arial"/>
                <w:kern w:val="0"/>
                <w:szCs w:val="21"/>
              </w:rPr>
            </w:pPr>
            <w:r>
              <w:rPr>
                <w:rFonts w:ascii="Arial" w:hAnsi="Arial" w:cs="Arial"/>
                <w:kern w:val="0"/>
                <w:szCs w:val="21"/>
              </w:rPr>
              <w:t xml:space="preserve">software validation report </w:t>
            </w:r>
          </w:p>
        </w:tc>
        <w:tc>
          <w:tcPr>
            <w:tcW w:w="252" w:type="pct"/>
            <w:tcBorders>
              <w:top w:val="nil"/>
              <w:left w:val="nil"/>
              <w:bottom w:val="single" w:sz="8" w:space="0" w:color="auto"/>
              <w:right w:val="single" w:sz="8" w:space="0" w:color="auto"/>
            </w:tcBorders>
            <w:vAlign w:val="center"/>
          </w:tcPr>
          <w:p w14:paraId="4A9EC32D"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7B2770E"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248E2888"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7CB5B814"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50</w:t>
            </w:r>
          </w:p>
        </w:tc>
      </w:tr>
      <w:tr w:rsidR="00042FFD" w14:paraId="2C786DDA" w14:textId="77777777">
        <w:trPr>
          <w:trHeight w:val="825"/>
        </w:trPr>
        <w:tc>
          <w:tcPr>
            <w:tcW w:w="819" w:type="pct"/>
            <w:tcBorders>
              <w:top w:val="nil"/>
              <w:left w:val="single" w:sz="8" w:space="0" w:color="auto"/>
              <w:bottom w:val="single" w:sz="8" w:space="0" w:color="auto"/>
              <w:right w:val="single" w:sz="8" w:space="0" w:color="auto"/>
            </w:tcBorders>
            <w:vAlign w:val="center"/>
          </w:tcPr>
          <w:p w14:paraId="29B5BAB5" w14:textId="77777777" w:rsidR="00042FFD" w:rsidRDefault="00000000">
            <w:pPr>
              <w:widowControl/>
              <w:jc w:val="left"/>
              <w:rPr>
                <w:rFonts w:ascii="Arial" w:hAnsi="Arial" w:cs="Arial"/>
                <w:kern w:val="0"/>
                <w:szCs w:val="21"/>
              </w:rPr>
            </w:pPr>
            <w:r>
              <w:rPr>
                <w:rFonts w:ascii="Arial" w:hAnsi="Arial" w:cs="Arial"/>
                <w:kern w:val="0"/>
                <w:szCs w:val="21"/>
              </w:rPr>
              <w:t>Classification display</w:t>
            </w:r>
          </w:p>
        </w:tc>
        <w:tc>
          <w:tcPr>
            <w:tcW w:w="1324" w:type="pct"/>
            <w:tcBorders>
              <w:top w:val="nil"/>
              <w:left w:val="nil"/>
              <w:bottom w:val="single" w:sz="8" w:space="0" w:color="auto"/>
              <w:right w:val="single" w:sz="8" w:space="0" w:color="auto"/>
            </w:tcBorders>
            <w:vAlign w:val="center"/>
          </w:tcPr>
          <w:p w14:paraId="3BC8757D" w14:textId="77777777" w:rsidR="00042FFD" w:rsidRDefault="00000000">
            <w:pPr>
              <w:widowControl/>
              <w:jc w:val="left"/>
              <w:rPr>
                <w:rFonts w:ascii="Arial" w:hAnsi="Arial" w:cs="Arial"/>
                <w:kern w:val="0"/>
                <w:szCs w:val="21"/>
              </w:rPr>
            </w:pPr>
            <w:r>
              <w:rPr>
                <w:rFonts w:ascii="Arial" w:hAnsi="Arial" w:cs="Arial"/>
                <w:kern w:val="0"/>
                <w:szCs w:val="21"/>
              </w:rPr>
              <w:t>Classification display  is not qualified</w:t>
            </w:r>
          </w:p>
        </w:tc>
        <w:tc>
          <w:tcPr>
            <w:tcW w:w="274" w:type="pct"/>
            <w:tcBorders>
              <w:top w:val="nil"/>
              <w:left w:val="nil"/>
              <w:bottom w:val="single" w:sz="8" w:space="0" w:color="auto"/>
              <w:right w:val="single" w:sz="8" w:space="0" w:color="auto"/>
            </w:tcBorders>
            <w:vAlign w:val="center"/>
          </w:tcPr>
          <w:p w14:paraId="14501E0B"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609D597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0F7E49C2" w14:textId="77777777" w:rsidR="00042FFD" w:rsidRDefault="00000000">
            <w:pPr>
              <w:widowControl/>
              <w:jc w:val="left"/>
              <w:rPr>
                <w:rFonts w:ascii="Arial" w:hAnsi="Arial" w:cs="Arial"/>
                <w:kern w:val="0"/>
                <w:szCs w:val="21"/>
              </w:rPr>
            </w:pPr>
            <w:r>
              <w:rPr>
                <w:rFonts w:ascii="Arial" w:hAnsi="Arial" w:cs="Arial"/>
                <w:kern w:val="0"/>
                <w:szCs w:val="21"/>
              </w:rPr>
              <w:t>Check software validation file</w:t>
            </w:r>
          </w:p>
        </w:tc>
        <w:tc>
          <w:tcPr>
            <w:tcW w:w="681" w:type="pct"/>
            <w:tcBorders>
              <w:top w:val="nil"/>
              <w:left w:val="nil"/>
              <w:bottom w:val="single" w:sz="8" w:space="0" w:color="auto"/>
              <w:right w:val="single" w:sz="8" w:space="0" w:color="auto"/>
            </w:tcBorders>
            <w:vAlign w:val="center"/>
          </w:tcPr>
          <w:p w14:paraId="7AE03FEF" w14:textId="77777777" w:rsidR="00042FFD" w:rsidRDefault="00000000">
            <w:pPr>
              <w:widowControl/>
              <w:jc w:val="left"/>
              <w:rPr>
                <w:rFonts w:ascii="Arial" w:hAnsi="Arial" w:cs="Arial"/>
                <w:kern w:val="0"/>
                <w:szCs w:val="21"/>
              </w:rPr>
            </w:pPr>
            <w:r>
              <w:rPr>
                <w:rFonts w:ascii="Arial" w:hAnsi="Arial" w:cs="Arial"/>
                <w:kern w:val="0"/>
                <w:szCs w:val="21"/>
              </w:rPr>
              <w:t xml:space="preserve">software validation report </w:t>
            </w:r>
          </w:p>
        </w:tc>
        <w:tc>
          <w:tcPr>
            <w:tcW w:w="252" w:type="pct"/>
            <w:tcBorders>
              <w:top w:val="nil"/>
              <w:left w:val="nil"/>
              <w:bottom w:val="single" w:sz="8" w:space="0" w:color="auto"/>
              <w:right w:val="single" w:sz="8" w:space="0" w:color="auto"/>
            </w:tcBorders>
            <w:vAlign w:val="center"/>
          </w:tcPr>
          <w:p w14:paraId="0801B754"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44E2BC9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496A246E"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8046A8E"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51</w:t>
            </w:r>
          </w:p>
        </w:tc>
      </w:tr>
      <w:tr w:rsidR="00042FFD" w14:paraId="07C9DB43" w14:textId="77777777">
        <w:trPr>
          <w:trHeight w:val="825"/>
        </w:trPr>
        <w:tc>
          <w:tcPr>
            <w:tcW w:w="819" w:type="pct"/>
            <w:tcBorders>
              <w:top w:val="nil"/>
              <w:left w:val="single" w:sz="8" w:space="0" w:color="auto"/>
              <w:bottom w:val="single" w:sz="8" w:space="0" w:color="auto"/>
              <w:right w:val="single" w:sz="8" w:space="0" w:color="auto"/>
            </w:tcBorders>
            <w:vAlign w:val="center"/>
          </w:tcPr>
          <w:p w14:paraId="231B1ABD" w14:textId="77777777" w:rsidR="00042FFD" w:rsidRDefault="00000000">
            <w:pPr>
              <w:widowControl/>
              <w:jc w:val="left"/>
              <w:rPr>
                <w:rFonts w:ascii="Arial" w:hAnsi="Arial" w:cs="Arial"/>
                <w:kern w:val="0"/>
                <w:szCs w:val="21"/>
              </w:rPr>
            </w:pPr>
            <w:r>
              <w:rPr>
                <w:rFonts w:ascii="Arial" w:hAnsi="Arial" w:cs="Arial"/>
                <w:kern w:val="0"/>
                <w:szCs w:val="21"/>
              </w:rPr>
              <w:t>Algorithm</w:t>
            </w:r>
          </w:p>
        </w:tc>
        <w:tc>
          <w:tcPr>
            <w:tcW w:w="1324" w:type="pct"/>
            <w:tcBorders>
              <w:top w:val="nil"/>
              <w:left w:val="nil"/>
              <w:bottom w:val="single" w:sz="8" w:space="0" w:color="auto"/>
              <w:right w:val="single" w:sz="8" w:space="0" w:color="auto"/>
            </w:tcBorders>
            <w:vAlign w:val="center"/>
          </w:tcPr>
          <w:p w14:paraId="61DD96A1" w14:textId="77777777" w:rsidR="00042FFD" w:rsidRDefault="00000000">
            <w:pPr>
              <w:widowControl/>
              <w:jc w:val="left"/>
              <w:rPr>
                <w:rFonts w:ascii="Arial" w:hAnsi="Arial" w:cs="Arial"/>
                <w:kern w:val="0"/>
                <w:szCs w:val="21"/>
              </w:rPr>
            </w:pPr>
            <w:r>
              <w:rPr>
                <w:rFonts w:ascii="Arial" w:hAnsi="Arial" w:cs="Arial"/>
                <w:kern w:val="0"/>
                <w:szCs w:val="21"/>
              </w:rPr>
              <w:t>Incorrect algorithm</w:t>
            </w:r>
          </w:p>
        </w:tc>
        <w:tc>
          <w:tcPr>
            <w:tcW w:w="274" w:type="pct"/>
            <w:tcBorders>
              <w:top w:val="nil"/>
              <w:left w:val="nil"/>
              <w:bottom w:val="single" w:sz="8" w:space="0" w:color="auto"/>
              <w:right w:val="single" w:sz="8" w:space="0" w:color="auto"/>
            </w:tcBorders>
            <w:vAlign w:val="center"/>
          </w:tcPr>
          <w:p w14:paraId="0CE893C1"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517910DA"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2C886ED0" w14:textId="77777777" w:rsidR="00042FFD" w:rsidRDefault="00000000">
            <w:pPr>
              <w:widowControl/>
              <w:jc w:val="left"/>
              <w:rPr>
                <w:rFonts w:ascii="Arial" w:hAnsi="Arial" w:cs="Arial"/>
                <w:kern w:val="0"/>
                <w:szCs w:val="21"/>
              </w:rPr>
            </w:pPr>
            <w:r>
              <w:rPr>
                <w:rFonts w:ascii="Arial" w:hAnsi="Arial" w:cs="Arial"/>
                <w:kern w:val="0"/>
                <w:szCs w:val="21"/>
              </w:rPr>
              <w:t>Check clinical (assessment) report</w:t>
            </w:r>
          </w:p>
        </w:tc>
        <w:tc>
          <w:tcPr>
            <w:tcW w:w="681" w:type="pct"/>
            <w:tcBorders>
              <w:top w:val="nil"/>
              <w:left w:val="nil"/>
              <w:bottom w:val="single" w:sz="8" w:space="0" w:color="auto"/>
              <w:right w:val="single" w:sz="8" w:space="0" w:color="auto"/>
            </w:tcBorders>
            <w:vAlign w:val="center"/>
          </w:tcPr>
          <w:p w14:paraId="090FDF75" w14:textId="77777777" w:rsidR="00042FFD" w:rsidRDefault="00000000">
            <w:pPr>
              <w:widowControl/>
              <w:jc w:val="left"/>
              <w:rPr>
                <w:rFonts w:ascii="Arial" w:hAnsi="Arial" w:cs="Arial"/>
                <w:kern w:val="0"/>
                <w:szCs w:val="21"/>
              </w:rPr>
            </w:pPr>
            <w:r>
              <w:rPr>
                <w:rFonts w:ascii="Arial" w:hAnsi="Arial" w:cs="Arial"/>
                <w:kern w:val="0"/>
                <w:szCs w:val="21"/>
              </w:rPr>
              <w:t xml:space="preserve">clinical report </w:t>
            </w:r>
          </w:p>
        </w:tc>
        <w:tc>
          <w:tcPr>
            <w:tcW w:w="252" w:type="pct"/>
            <w:tcBorders>
              <w:top w:val="nil"/>
              <w:left w:val="nil"/>
              <w:bottom w:val="single" w:sz="8" w:space="0" w:color="auto"/>
              <w:right w:val="single" w:sz="8" w:space="0" w:color="auto"/>
            </w:tcBorders>
            <w:vAlign w:val="center"/>
          </w:tcPr>
          <w:p w14:paraId="40FC4054"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283CB28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3B99C0FB"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148D3228"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52</w:t>
            </w:r>
          </w:p>
        </w:tc>
      </w:tr>
      <w:tr w:rsidR="00042FFD" w14:paraId="1D0F987F" w14:textId="77777777">
        <w:trPr>
          <w:trHeight w:val="1095"/>
        </w:trPr>
        <w:tc>
          <w:tcPr>
            <w:tcW w:w="819" w:type="pct"/>
            <w:tcBorders>
              <w:top w:val="nil"/>
              <w:left w:val="single" w:sz="8" w:space="0" w:color="auto"/>
              <w:bottom w:val="single" w:sz="8" w:space="0" w:color="auto"/>
              <w:right w:val="single" w:sz="8" w:space="0" w:color="auto"/>
            </w:tcBorders>
            <w:vAlign w:val="center"/>
          </w:tcPr>
          <w:p w14:paraId="65ED4BB1" w14:textId="77777777" w:rsidR="00042FFD" w:rsidRDefault="00000000">
            <w:pPr>
              <w:widowControl/>
              <w:jc w:val="left"/>
              <w:rPr>
                <w:rFonts w:ascii="Arial" w:hAnsi="Arial" w:cs="Arial"/>
                <w:kern w:val="0"/>
                <w:szCs w:val="21"/>
              </w:rPr>
            </w:pPr>
            <w:r>
              <w:rPr>
                <w:rFonts w:ascii="Arial" w:hAnsi="Arial" w:cs="Arial"/>
                <w:kern w:val="0"/>
                <w:szCs w:val="21"/>
              </w:rPr>
              <w:t>Software label</w:t>
            </w:r>
          </w:p>
        </w:tc>
        <w:tc>
          <w:tcPr>
            <w:tcW w:w="1324" w:type="pct"/>
            <w:tcBorders>
              <w:top w:val="nil"/>
              <w:left w:val="nil"/>
              <w:bottom w:val="single" w:sz="8" w:space="0" w:color="auto"/>
              <w:right w:val="single" w:sz="8" w:space="0" w:color="auto"/>
            </w:tcBorders>
            <w:vAlign w:val="center"/>
          </w:tcPr>
          <w:p w14:paraId="5B7DA189" w14:textId="77777777" w:rsidR="00042FFD" w:rsidRDefault="00000000">
            <w:pPr>
              <w:widowControl/>
              <w:jc w:val="left"/>
              <w:rPr>
                <w:rFonts w:ascii="Arial" w:hAnsi="Arial" w:cs="Arial"/>
                <w:kern w:val="0"/>
                <w:szCs w:val="21"/>
              </w:rPr>
            </w:pPr>
            <w:r>
              <w:rPr>
                <w:rFonts w:ascii="Arial" w:hAnsi="Arial" w:cs="Arial"/>
                <w:kern w:val="0"/>
                <w:szCs w:val="21"/>
              </w:rPr>
              <w:t>The software version is not qualified</w:t>
            </w:r>
          </w:p>
        </w:tc>
        <w:tc>
          <w:tcPr>
            <w:tcW w:w="274" w:type="pct"/>
            <w:tcBorders>
              <w:top w:val="nil"/>
              <w:left w:val="nil"/>
              <w:bottom w:val="single" w:sz="8" w:space="0" w:color="auto"/>
              <w:right w:val="single" w:sz="8" w:space="0" w:color="auto"/>
            </w:tcBorders>
            <w:vAlign w:val="center"/>
          </w:tcPr>
          <w:p w14:paraId="7DAAF59C" w14:textId="77777777" w:rsidR="00042FFD" w:rsidRDefault="00000000">
            <w:pPr>
              <w:widowControl/>
              <w:jc w:val="left"/>
              <w:rPr>
                <w:rFonts w:ascii="Arial" w:hAnsi="Arial" w:cs="Arial"/>
                <w:kern w:val="0"/>
                <w:szCs w:val="21"/>
              </w:rPr>
            </w:pPr>
            <w:r>
              <w:rPr>
                <w:rFonts w:ascii="Arial" w:hAnsi="Arial" w:cs="Arial"/>
                <w:kern w:val="0"/>
                <w:szCs w:val="21"/>
              </w:rPr>
              <w:t>4</w:t>
            </w:r>
          </w:p>
        </w:tc>
        <w:tc>
          <w:tcPr>
            <w:tcW w:w="300" w:type="pct"/>
            <w:tcBorders>
              <w:top w:val="nil"/>
              <w:left w:val="nil"/>
              <w:bottom w:val="single" w:sz="8" w:space="0" w:color="auto"/>
              <w:right w:val="single" w:sz="8" w:space="0" w:color="auto"/>
            </w:tcBorders>
            <w:vAlign w:val="center"/>
          </w:tcPr>
          <w:p w14:paraId="229D50A5"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082B7DDF" w14:textId="77777777" w:rsidR="00042FFD" w:rsidRDefault="00000000">
            <w:pPr>
              <w:widowControl/>
              <w:jc w:val="left"/>
              <w:rPr>
                <w:rFonts w:ascii="Arial" w:hAnsi="Arial" w:cs="Arial"/>
                <w:kern w:val="0"/>
                <w:szCs w:val="21"/>
              </w:rPr>
            </w:pPr>
            <w:r>
              <w:rPr>
                <w:rFonts w:ascii="Arial" w:hAnsi="Arial" w:cs="Arial"/>
                <w:kern w:val="0"/>
                <w:szCs w:val="21"/>
              </w:rPr>
              <w:t>Check software validation file</w:t>
            </w:r>
          </w:p>
        </w:tc>
        <w:tc>
          <w:tcPr>
            <w:tcW w:w="681" w:type="pct"/>
            <w:tcBorders>
              <w:top w:val="nil"/>
              <w:left w:val="nil"/>
              <w:bottom w:val="single" w:sz="8" w:space="0" w:color="auto"/>
              <w:right w:val="single" w:sz="8" w:space="0" w:color="auto"/>
            </w:tcBorders>
            <w:vAlign w:val="center"/>
          </w:tcPr>
          <w:p w14:paraId="078882C5" w14:textId="77777777" w:rsidR="00042FFD" w:rsidRDefault="00000000">
            <w:pPr>
              <w:widowControl/>
              <w:jc w:val="left"/>
              <w:rPr>
                <w:rFonts w:ascii="Arial" w:hAnsi="Arial" w:cs="Arial"/>
                <w:kern w:val="0"/>
                <w:szCs w:val="21"/>
              </w:rPr>
            </w:pPr>
            <w:r>
              <w:rPr>
                <w:rFonts w:ascii="Arial" w:hAnsi="Arial" w:cs="Arial"/>
                <w:kern w:val="0"/>
                <w:szCs w:val="21"/>
              </w:rPr>
              <w:t xml:space="preserve">software validation report </w:t>
            </w:r>
          </w:p>
        </w:tc>
        <w:tc>
          <w:tcPr>
            <w:tcW w:w="252" w:type="pct"/>
            <w:tcBorders>
              <w:top w:val="nil"/>
              <w:left w:val="nil"/>
              <w:bottom w:val="single" w:sz="8" w:space="0" w:color="auto"/>
              <w:right w:val="single" w:sz="8" w:space="0" w:color="auto"/>
            </w:tcBorders>
            <w:vAlign w:val="center"/>
          </w:tcPr>
          <w:p w14:paraId="1B0D803B"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6FFD27E7"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5DF0CC44"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79D93693"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53</w:t>
            </w:r>
          </w:p>
        </w:tc>
      </w:tr>
      <w:tr w:rsidR="00042FFD" w14:paraId="5B44DCC2" w14:textId="77777777">
        <w:trPr>
          <w:trHeight w:val="1395"/>
        </w:trPr>
        <w:tc>
          <w:tcPr>
            <w:tcW w:w="819" w:type="pct"/>
            <w:tcBorders>
              <w:top w:val="nil"/>
              <w:left w:val="single" w:sz="8" w:space="0" w:color="auto"/>
              <w:bottom w:val="single" w:sz="8" w:space="0" w:color="auto"/>
              <w:right w:val="single" w:sz="8" w:space="0" w:color="auto"/>
            </w:tcBorders>
            <w:vAlign w:val="center"/>
          </w:tcPr>
          <w:p w14:paraId="7A59F39C" w14:textId="77777777" w:rsidR="00042FFD" w:rsidRDefault="00000000">
            <w:pPr>
              <w:widowControl/>
              <w:jc w:val="left"/>
              <w:rPr>
                <w:rFonts w:ascii="Arial" w:hAnsi="Arial" w:cs="Arial"/>
                <w:kern w:val="0"/>
                <w:szCs w:val="21"/>
              </w:rPr>
            </w:pPr>
            <w:r>
              <w:rPr>
                <w:rFonts w:ascii="Arial" w:hAnsi="Arial" w:cs="Arial"/>
                <w:kern w:val="0"/>
                <w:szCs w:val="21"/>
              </w:rPr>
              <w:t>Improper alarm</w:t>
            </w:r>
          </w:p>
        </w:tc>
        <w:tc>
          <w:tcPr>
            <w:tcW w:w="1324" w:type="pct"/>
            <w:tcBorders>
              <w:top w:val="nil"/>
              <w:left w:val="nil"/>
              <w:bottom w:val="single" w:sz="8" w:space="0" w:color="auto"/>
              <w:right w:val="single" w:sz="8" w:space="0" w:color="auto"/>
            </w:tcBorders>
            <w:vAlign w:val="center"/>
          </w:tcPr>
          <w:p w14:paraId="67E39FB4" w14:textId="77777777" w:rsidR="00042FFD" w:rsidRDefault="00000000">
            <w:pPr>
              <w:widowControl/>
              <w:jc w:val="left"/>
              <w:rPr>
                <w:rFonts w:ascii="Arial" w:hAnsi="Arial" w:cs="Arial"/>
                <w:kern w:val="0"/>
                <w:szCs w:val="21"/>
              </w:rPr>
            </w:pPr>
            <w:r>
              <w:rPr>
                <w:rFonts w:ascii="Arial" w:hAnsi="Arial" w:cs="Arial"/>
                <w:kern w:val="0"/>
                <w:szCs w:val="21"/>
              </w:rPr>
              <w:t>alarm is not qualified</w:t>
            </w:r>
          </w:p>
        </w:tc>
        <w:tc>
          <w:tcPr>
            <w:tcW w:w="274" w:type="pct"/>
            <w:tcBorders>
              <w:top w:val="nil"/>
              <w:left w:val="nil"/>
              <w:bottom w:val="single" w:sz="8" w:space="0" w:color="auto"/>
              <w:right w:val="single" w:sz="8" w:space="0" w:color="auto"/>
            </w:tcBorders>
            <w:vAlign w:val="center"/>
          </w:tcPr>
          <w:p w14:paraId="2272BC4C"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26AE656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0B7530A9" w14:textId="77777777" w:rsidR="00042FFD" w:rsidRDefault="00000000">
            <w:pPr>
              <w:widowControl/>
              <w:jc w:val="left"/>
              <w:rPr>
                <w:rFonts w:ascii="Arial" w:hAnsi="Arial" w:cs="Arial"/>
                <w:kern w:val="0"/>
                <w:szCs w:val="21"/>
              </w:rPr>
            </w:pPr>
            <w:r>
              <w:rPr>
                <w:rFonts w:ascii="Arial" w:hAnsi="Arial" w:cs="Arial"/>
                <w:kern w:val="0"/>
                <w:szCs w:val="21"/>
              </w:rPr>
              <w:t>Check the operation guide</w:t>
            </w:r>
            <w:r>
              <w:rPr>
                <w:rFonts w:ascii="Arial" w:hAnsi="Arial" w:cs="Arial"/>
                <w:kern w:val="0"/>
                <w:szCs w:val="21"/>
              </w:rPr>
              <w:br/>
              <w:t xml:space="preserve">Check software validation file </w:t>
            </w:r>
          </w:p>
        </w:tc>
        <w:tc>
          <w:tcPr>
            <w:tcW w:w="681" w:type="pct"/>
            <w:tcBorders>
              <w:top w:val="nil"/>
              <w:left w:val="nil"/>
              <w:bottom w:val="single" w:sz="8" w:space="0" w:color="auto"/>
              <w:right w:val="single" w:sz="8" w:space="0" w:color="auto"/>
            </w:tcBorders>
            <w:vAlign w:val="center"/>
          </w:tcPr>
          <w:p w14:paraId="29D869C2" w14:textId="77777777" w:rsidR="00042FFD" w:rsidRDefault="00000000">
            <w:pPr>
              <w:widowControl/>
              <w:jc w:val="left"/>
              <w:rPr>
                <w:rFonts w:ascii="Arial" w:hAnsi="Arial" w:cs="Arial"/>
                <w:kern w:val="0"/>
                <w:szCs w:val="21"/>
              </w:rPr>
            </w:pPr>
            <w:r>
              <w:rPr>
                <w:rFonts w:ascii="Arial" w:hAnsi="Arial" w:cs="Arial"/>
                <w:kern w:val="0"/>
                <w:szCs w:val="21"/>
              </w:rPr>
              <w:t>operation guide</w:t>
            </w:r>
            <w:r>
              <w:rPr>
                <w:rFonts w:ascii="Arial" w:hAnsi="Arial" w:cs="Arial"/>
                <w:kern w:val="0"/>
                <w:szCs w:val="21"/>
              </w:rPr>
              <w:br/>
              <w:t xml:space="preserve">software validation report </w:t>
            </w:r>
          </w:p>
        </w:tc>
        <w:tc>
          <w:tcPr>
            <w:tcW w:w="252" w:type="pct"/>
            <w:tcBorders>
              <w:top w:val="nil"/>
              <w:left w:val="nil"/>
              <w:bottom w:val="single" w:sz="8" w:space="0" w:color="auto"/>
              <w:right w:val="single" w:sz="8" w:space="0" w:color="auto"/>
            </w:tcBorders>
            <w:vAlign w:val="center"/>
          </w:tcPr>
          <w:p w14:paraId="6E5E1150"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29CB221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70E7F29E"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D5399ED"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54</w:t>
            </w:r>
          </w:p>
        </w:tc>
      </w:tr>
      <w:tr w:rsidR="00042FFD" w14:paraId="42579FED" w14:textId="77777777">
        <w:trPr>
          <w:trHeight w:val="825"/>
        </w:trPr>
        <w:tc>
          <w:tcPr>
            <w:tcW w:w="819" w:type="pct"/>
            <w:tcBorders>
              <w:top w:val="nil"/>
              <w:left w:val="single" w:sz="8" w:space="0" w:color="auto"/>
              <w:bottom w:val="single" w:sz="8" w:space="0" w:color="auto"/>
              <w:right w:val="single" w:sz="8" w:space="0" w:color="auto"/>
            </w:tcBorders>
            <w:vAlign w:val="center"/>
          </w:tcPr>
          <w:p w14:paraId="7BD5D923" w14:textId="77777777" w:rsidR="00042FFD" w:rsidRDefault="00000000">
            <w:pPr>
              <w:widowControl/>
              <w:jc w:val="left"/>
              <w:rPr>
                <w:rFonts w:ascii="Arial" w:hAnsi="Arial" w:cs="Arial"/>
                <w:kern w:val="0"/>
                <w:szCs w:val="21"/>
              </w:rPr>
            </w:pPr>
            <w:r>
              <w:rPr>
                <w:rFonts w:ascii="Arial" w:hAnsi="Arial" w:cs="Arial"/>
                <w:kern w:val="0"/>
                <w:szCs w:val="21"/>
              </w:rPr>
              <w:t>Data transfer</w:t>
            </w:r>
          </w:p>
        </w:tc>
        <w:tc>
          <w:tcPr>
            <w:tcW w:w="1324" w:type="pct"/>
            <w:tcBorders>
              <w:top w:val="nil"/>
              <w:left w:val="nil"/>
              <w:bottom w:val="single" w:sz="8" w:space="0" w:color="auto"/>
              <w:right w:val="single" w:sz="8" w:space="0" w:color="auto"/>
            </w:tcBorders>
            <w:vAlign w:val="center"/>
          </w:tcPr>
          <w:p w14:paraId="55F80BAD" w14:textId="77777777" w:rsidR="00042FFD" w:rsidRDefault="00000000">
            <w:pPr>
              <w:widowControl/>
              <w:jc w:val="left"/>
              <w:rPr>
                <w:rFonts w:ascii="Arial" w:hAnsi="Arial" w:cs="Arial"/>
                <w:kern w:val="0"/>
                <w:szCs w:val="21"/>
              </w:rPr>
            </w:pPr>
            <w:r>
              <w:rPr>
                <w:rFonts w:ascii="Arial" w:hAnsi="Arial" w:cs="Arial"/>
                <w:kern w:val="0"/>
                <w:szCs w:val="21"/>
              </w:rPr>
              <w:t>Data transfer is not qualified</w:t>
            </w:r>
          </w:p>
        </w:tc>
        <w:tc>
          <w:tcPr>
            <w:tcW w:w="274" w:type="pct"/>
            <w:tcBorders>
              <w:top w:val="nil"/>
              <w:left w:val="nil"/>
              <w:bottom w:val="single" w:sz="8" w:space="0" w:color="auto"/>
              <w:right w:val="single" w:sz="8" w:space="0" w:color="auto"/>
            </w:tcBorders>
            <w:vAlign w:val="center"/>
          </w:tcPr>
          <w:p w14:paraId="27E4BE58"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0D670F49"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45C22AC7" w14:textId="77777777" w:rsidR="00042FFD" w:rsidRDefault="00000000">
            <w:pPr>
              <w:widowControl/>
              <w:jc w:val="left"/>
              <w:rPr>
                <w:rFonts w:ascii="Arial" w:hAnsi="Arial" w:cs="Arial"/>
                <w:kern w:val="0"/>
                <w:szCs w:val="21"/>
              </w:rPr>
            </w:pPr>
            <w:r>
              <w:rPr>
                <w:rFonts w:ascii="Arial" w:hAnsi="Arial" w:cs="Arial"/>
                <w:kern w:val="0"/>
                <w:szCs w:val="21"/>
              </w:rPr>
              <w:t>Check software validation file</w:t>
            </w:r>
          </w:p>
        </w:tc>
        <w:tc>
          <w:tcPr>
            <w:tcW w:w="681" w:type="pct"/>
            <w:tcBorders>
              <w:top w:val="nil"/>
              <w:left w:val="nil"/>
              <w:bottom w:val="single" w:sz="8" w:space="0" w:color="auto"/>
              <w:right w:val="single" w:sz="8" w:space="0" w:color="auto"/>
            </w:tcBorders>
            <w:vAlign w:val="center"/>
          </w:tcPr>
          <w:p w14:paraId="44EFE42B" w14:textId="77777777" w:rsidR="00042FFD" w:rsidRDefault="00000000">
            <w:pPr>
              <w:widowControl/>
              <w:jc w:val="left"/>
              <w:rPr>
                <w:rFonts w:ascii="Arial" w:hAnsi="Arial" w:cs="Arial"/>
                <w:kern w:val="0"/>
                <w:szCs w:val="21"/>
              </w:rPr>
            </w:pPr>
            <w:r>
              <w:rPr>
                <w:rFonts w:ascii="Arial" w:hAnsi="Arial" w:cs="Arial"/>
                <w:kern w:val="0"/>
                <w:szCs w:val="21"/>
              </w:rPr>
              <w:t xml:space="preserve">software validation report </w:t>
            </w:r>
          </w:p>
        </w:tc>
        <w:tc>
          <w:tcPr>
            <w:tcW w:w="252" w:type="pct"/>
            <w:tcBorders>
              <w:top w:val="nil"/>
              <w:left w:val="nil"/>
              <w:bottom w:val="single" w:sz="8" w:space="0" w:color="auto"/>
              <w:right w:val="single" w:sz="8" w:space="0" w:color="auto"/>
            </w:tcBorders>
            <w:vAlign w:val="center"/>
          </w:tcPr>
          <w:p w14:paraId="42111139" w14:textId="77777777" w:rsidR="00042FFD" w:rsidRDefault="00000000">
            <w:pPr>
              <w:widowControl/>
              <w:jc w:val="left"/>
              <w:rPr>
                <w:rFonts w:ascii="Arial" w:hAnsi="Arial" w:cs="Arial"/>
                <w:kern w:val="0"/>
                <w:szCs w:val="21"/>
              </w:rPr>
            </w:pPr>
            <w:r>
              <w:rPr>
                <w:rFonts w:ascii="Arial" w:hAnsi="Arial" w:cs="Arial"/>
                <w:kern w:val="0"/>
                <w:szCs w:val="21"/>
              </w:rPr>
              <w:t>2</w:t>
            </w:r>
          </w:p>
        </w:tc>
        <w:tc>
          <w:tcPr>
            <w:tcW w:w="219" w:type="pct"/>
            <w:tcBorders>
              <w:top w:val="nil"/>
              <w:left w:val="nil"/>
              <w:bottom w:val="single" w:sz="8" w:space="0" w:color="auto"/>
              <w:right w:val="single" w:sz="8" w:space="0" w:color="auto"/>
            </w:tcBorders>
            <w:vAlign w:val="center"/>
          </w:tcPr>
          <w:p w14:paraId="23CE9C1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4847C74C"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04B58262"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55</w:t>
            </w:r>
          </w:p>
        </w:tc>
      </w:tr>
      <w:tr w:rsidR="00042FFD" w14:paraId="10DC1575" w14:textId="77777777">
        <w:trPr>
          <w:trHeight w:val="3843"/>
        </w:trPr>
        <w:tc>
          <w:tcPr>
            <w:tcW w:w="819" w:type="pct"/>
            <w:tcBorders>
              <w:top w:val="nil"/>
              <w:left w:val="single" w:sz="8" w:space="0" w:color="auto"/>
              <w:bottom w:val="single" w:sz="8" w:space="0" w:color="auto"/>
              <w:right w:val="single" w:sz="8" w:space="0" w:color="auto"/>
            </w:tcBorders>
            <w:vAlign w:val="center"/>
          </w:tcPr>
          <w:p w14:paraId="369F1506" w14:textId="77777777" w:rsidR="00042FFD" w:rsidRDefault="00000000">
            <w:pPr>
              <w:widowControl/>
              <w:jc w:val="left"/>
              <w:rPr>
                <w:rFonts w:ascii="Arial" w:hAnsi="Arial" w:cs="Arial"/>
                <w:kern w:val="0"/>
                <w:szCs w:val="21"/>
              </w:rPr>
            </w:pPr>
            <w:r>
              <w:rPr>
                <w:rFonts w:ascii="Arial" w:hAnsi="Arial" w:cs="Arial"/>
                <w:kern w:val="0"/>
                <w:szCs w:val="21"/>
              </w:rPr>
              <w:lastRenderedPageBreak/>
              <w:t>wireless coexistence</w:t>
            </w:r>
          </w:p>
        </w:tc>
        <w:tc>
          <w:tcPr>
            <w:tcW w:w="1324" w:type="pct"/>
            <w:tcBorders>
              <w:top w:val="nil"/>
              <w:left w:val="nil"/>
              <w:bottom w:val="single" w:sz="8" w:space="0" w:color="auto"/>
              <w:right w:val="single" w:sz="8" w:space="0" w:color="auto"/>
            </w:tcBorders>
            <w:vAlign w:val="center"/>
          </w:tcPr>
          <w:p w14:paraId="0FF65D6D" w14:textId="77777777" w:rsidR="00042FFD" w:rsidRDefault="00000000">
            <w:pPr>
              <w:widowControl/>
              <w:jc w:val="left"/>
              <w:rPr>
                <w:rFonts w:ascii="Arial" w:hAnsi="Arial" w:cs="Arial"/>
                <w:kern w:val="0"/>
                <w:szCs w:val="21"/>
              </w:rPr>
            </w:pPr>
            <w:r>
              <w:rPr>
                <w:rFonts w:ascii="Arial" w:hAnsi="Arial" w:cs="Arial"/>
                <w:kern w:val="0"/>
                <w:szCs w:val="21"/>
              </w:rPr>
              <w:t>Other devices in the same environment send wireless interference</w:t>
            </w:r>
          </w:p>
        </w:tc>
        <w:tc>
          <w:tcPr>
            <w:tcW w:w="274" w:type="pct"/>
            <w:tcBorders>
              <w:top w:val="nil"/>
              <w:left w:val="nil"/>
              <w:bottom w:val="single" w:sz="8" w:space="0" w:color="auto"/>
              <w:right w:val="single" w:sz="8" w:space="0" w:color="auto"/>
            </w:tcBorders>
            <w:vAlign w:val="center"/>
          </w:tcPr>
          <w:p w14:paraId="796AD4B1"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126E900D"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604" w:type="pct"/>
            <w:tcBorders>
              <w:top w:val="nil"/>
              <w:left w:val="nil"/>
              <w:bottom w:val="single" w:sz="8" w:space="0" w:color="auto"/>
              <w:right w:val="single" w:sz="8" w:space="0" w:color="auto"/>
            </w:tcBorders>
            <w:vAlign w:val="center"/>
          </w:tcPr>
          <w:p w14:paraId="3698FF0A" w14:textId="77777777" w:rsidR="00042FFD" w:rsidRDefault="00000000">
            <w:pPr>
              <w:widowControl/>
              <w:jc w:val="left"/>
              <w:rPr>
                <w:rFonts w:ascii="Arial" w:hAnsi="Arial" w:cs="Arial"/>
                <w:kern w:val="0"/>
                <w:szCs w:val="21"/>
              </w:rPr>
            </w:pPr>
            <w:r>
              <w:rPr>
                <w:rFonts w:ascii="Arial" w:hAnsi="Arial" w:cs="Arial"/>
                <w:kern w:val="0"/>
                <w:szCs w:val="21"/>
              </w:rPr>
              <w:t>/</w:t>
            </w:r>
          </w:p>
        </w:tc>
        <w:tc>
          <w:tcPr>
            <w:tcW w:w="681" w:type="pct"/>
            <w:tcBorders>
              <w:top w:val="nil"/>
              <w:left w:val="nil"/>
              <w:bottom w:val="single" w:sz="8" w:space="0" w:color="auto"/>
              <w:right w:val="single" w:sz="8" w:space="0" w:color="auto"/>
            </w:tcBorders>
            <w:vAlign w:val="center"/>
          </w:tcPr>
          <w:p w14:paraId="267D04F1" w14:textId="77777777" w:rsidR="00042FFD" w:rsidRDefault="00000000">
            <w:pPr>
              <w:widowControl/>
              <w:jc w:val="left"/>
              <w:rPr>
                <w:rFonts w:ascii="Arial" w:hAnsi="Arial" w:cs="Arial"/>
                <w:kern w:val="0"/>
                <w:szCs w:val="21"/>
              </w:rPr>
            </w:pPr>
            <w:r>
              <w:rPr>
                <w:rFonts w:ascii="Arial" w:hAnsi="Arial" w:cs="Arial"/>
                <w:kern w:val="0"/>
                <w:szCs w:val="21"/>
              </w:rPr>
              <w:t>/</w:t>
            </w:r>
          </w:p>
        </w:tc>
        <w:tc>
          <w:tcPr>
            <w:tcW w:w="252" w:type="pct"/>
            <w:tcBorders>
              <w:top w:val="nil"/>
              <w:left w:val="nil"/>
              <w:bottom w:val="single" w:sz="8" w:space="0" w:color="auto"/>
              <w:right w:val="single" w:sz="8" w:space="0" w:color="auto"/>
            </w:tcBorders>
            <w:vAlign w:val="center"/>
          </w:tcPr>
          <w:p w14:paraId="25335104"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19" w:type="pct"/>
            <w:tcBorders>
              <w:top w:val="nil"/>
              <w:left w:val="nil"/>
              <w:bottom w:val="single" w:sz="8" w:space="0" w:color="auto"/>
              <w:right w:val="single" w:sz="8" w:space="0" w:color="auto"/>
            </w:tcBorders>
            <w:vAlign w:val="center"/>
          </w:tcPr>
          <w:p w14:paraId="3CB7DA86"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81" w:type="pct"/>
            <w:tcBorders>
              <w:top w:val="nil"/>
              <w:left w:val="nil"/>
              <w:bottom w:val="single" w:sz="8" w:space="0" w:color="auto"/>
              <w:right w:val="single" w:sz="8" w:space="0" w:color="auto"/>
            </w:tcBorders>
            <w:vAlign w:val="center"/>
          </w:tcPr>
          <w:p w14:paraId="744718E0"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66922D2D"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56</w:t>
            </w:r>
          </w:p>
        </w:tc>
      </w:tr>
      <w:tr w:rsidR="00042FFD" w14:paraId="6FFFD436" w14:textId="77777777">
        <w:trPr>
          <w:trHeight w:val="780"/>
        </w:trPr>
        <w:tc>
          <w:tcPr>
            <w:tcW w:w="819" w:type="pct"/>
            <w:tcBorders>
              <w:top w:val="nil"/>
              <w:left w:val="single" w:sz="8" w:space="0" w:color="auto"/>
              <w:bottom w:val="single" w:sz="8" w:space="0" w:color="auto"/>
              <w:right w:val="single" w:sz="8" w:space="0" w:color="auto"/>
            </w:tcBorders>
            <w:vAlign w:val="center"/>
          </w:tcPr>
          <w:p w14:paraId="662FD183" w14:textId="77777777" w:rsidR="00042FFD" w:rsidRDefault="00000000">
            <w:pPr>
              <w:widowControl/>
              <w:jc w:val="left"/>
              <w:rPr>
                <w:rFonts w:ascii="Arial" w:hAnsi="Arial" w:cs="Arial"/>
                <w:kern w:val="0"/>
                <w:szCs w:val="21"/>
              </w:rPr>
            </w:pPr>
            <w:r>
              <w:rPr>
                <w:rFonts w:ascii="Arial" w:hAnsi="Arial" w:cs="Arial"/>
                <w:kern w:val="0"/>
                <w:szCs w:val="21"/>
              </w:rPr>
              <w:t>cybersecurity</w:t>
            </w:r>
          </w:p>
        </w:tc>
        <w:tc>
          <w:tcPr>
            <w:tcW w:w="1324" w:type="pct"/>
            <w:tcBorders>
              <w:top w:val="nil"/>
              <w:left w:val="nil"/>
              <w:bottom w:val="single" w:sz="8" w:space="0" w:color="auto"/>
              <w:right w:val="single" w:sz="8" w:space="0" w:color="auto"/>
            </w:tcBorders>
            <w:vAlign w:val="center"/>
          </w:tcPr>
          <w:p w14:paraId="53858EA4" w14:textId="77777777" w:rsidR="00042FFD" w:rsidRDefault="00000000">
            <w:pPr>
              <w:widowControl/>
              <w:jc w:val="left"/>
              <w:rPr>
                <w:rFonts w:ascii="Arial" w:hAnsi="Arial" w:cs="Arial"/>
                <w:kern w:val="0"/>
                <w:szCs w:val="21"/>
              </w:rPr>
            </w:pPr>
            <w:r>
              <w:rPr>
                <w:rFonts w:ascii="Arial" w:hAnsi="Arial" w:cs="Arial"/>
                <w:kern w:val="0"/>
                <w:szCs w:val="21"/>
              </w:rPr>
              <w:t>Data is stored on an insecure network</w:t>
            </w:r>
          </w:p>
        </w:tc>
        <w:tc>
          <w:tcPr>
            <w:tcW w:w="274" w:type="pct"/>
            <w:tcBorders>
              <w:top w:val="nil"/>
              <w:left w:val="nil"/>
              <w:bottom w:val="single" w:sz="8" w:space="0" w:color="auto"/>
              <w:right w:val="single" w:sz="8" w:space="0" w:color="auto"/>
            </w:tcBorders>
            <w:vAlign w:val="center"/>
          </w:tcPr>
          <w:p w14:paraId="45BE13AD"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300" w:type="pct"/>
            <w:tcBorders>
              <w:top w:val="nil"/>
              <w:left w:val="nil"/>
              <w:bottom w:val="single" w:sz="8" w:space="0" w:color="auto"/>
              <w:right w:val="single" w:sz="8" w:space="0" w:color="auto"/>
            </w:tcBorders>
            <w:vAlign w:val="center"/>
          </w:tcPr>
          <w:p w14:paraId="2805B57B"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604" w:type="pct"/>
            <w:tcBorders>
              <w:top w:val="nil"/>
              <w:left w:val="nil"/>
              <w:bottom w:val="single" w:sz="8" w:space="0" w:color="auto"/>
              <w:right w:val="single" w:sz="8" w:space="0" w:color="auto"/>
            </w:tcBorders>
            <w:vAlign w:val="center"/>
          </w:tcPr>
          <w:p w14:paraId="7E0FFD28" w14:textId="77777777" w:rsidR="00042FFD" w:rsidRDefault="00000000">
            <w:pPr>
              <w:widowControl/>
              <w:jc w:val="left"/>
              <w:rPr>
                <w:rFonts w:ascii="Arial" w:hAnsi="Arial" w:cs="Arial"/>
                <w:kern w:val="0"/>
                <w:szCs w:val="21"/>
              </w:rPr>
            </w:pPr>
            <w:r>
              <w:rPr>
                <w:rFonts w:ascii="Arial" w:hAnsi="Arial" w:cs="Arial"/>
                <w:kern w:val="0"/>
                <w:szCs w:val="21"/>
              </w:rPr>
              <w:t>cybersecurity testing</w:t>
            </w:r>
          </w:p>
        </w:tc>
        <w:tc>
          <w:tcPr>
            <w:tcW w:w="681" w:type="pct"/>
            <w:tcBorders>
              <w:top w:val="nil"/>
              <w:left w:val="nil"/>
              <w:bottom w:val="single" w:sz="8" w:space="0" w:color="auto"/>
              <w:right w:val="single" w:sz="8" w:space="0" w:color="auto"/>
            </w:tcBorders>
            <w:vAlign w:val="center"/>
          </w:tcPr>
          <w:p w14:paraId="466FE0B1" w14:textId="77777777" w:rsidR="00042FFD" w:rsidRDefault="00000000">
            <w:pPr>
              <w:widowControl/>
              <w:jc w:val="left"/>
              <w:rPr>
                <w:rFonts w:ascii="Arial" w:hAnsi="Arial" w:cs="Arial"/>
                <w:kern w:val="0"/>
                <w:szCs w:val="21"/>
              </w:rPr>
            </w:pPr>
            <w:r>
              <w:rPr>
                <w:rFonts w:ascii="Arial" w:hAnsi="Arial" w:cs="Arial"/>
                <w:kern w:val="0"/>
                <w:szCs w:val="21"/>
              </w:rPr>
              <w:t>cybersecurity report</w:t>
            </w:r>
          </w:p>
        </w:tc>
        <w:tc>
          <w:tcPr>
            <w:tcW w:w="252" w:type="pct"/>
            <w:tcBorders>
              <w:top w:val="nil"/>
              <w:left w:val="nil"/>
              <w:bottom w:val="single" w:sz="8" w:space="0" w:color="auto"/>
              <w:right w:val="single" w:sz="8" w:space="0" w:color="auto"/>
            </w:tcBorders>
            <w:vAlign w:val="center"/>
          </w:tcPr>
          <w:p w14:paraId="4D0BB533" w14:textId="77777777" w:rsidR="00042FFD" w:rsidRDefault="00000000">
            <w:pPr>
              <w:widowControl/>
              <w:jc w:val="left"/>
              <w:rPr>
                <w:rFonts w:ascii="Arial" w:hAnsi="Arial" w:cs="Arial"/>
                <w:kern w:val="0"/>
                <w:szCs w:val="21"/>
              </w:rPr>
            </w:pPr>
            <w:r>
              <w:rPr>
                <w:rFonts w:ascii="Arial" w:hAnsi="Arial" w:cs="Arial"/>
                <w:kern w:val="0"/>
                <w:szCs w:val="21"/>
              </w:rPr>
              <w:t>1</w:t>
            </w:r>
          </w:p>
        </w:tc>
        <w:tc>
          <w:tcPr>
            <w:tcW w:w="219" w:type="pct"/>
            <w:tcBorders>
              <w:top w:val="nil"/>
              <w:left w:val="nil"/>
              <w:bottom w:val="single" w:sz="8" w:space="0" w:color="auto"/>
              <w:right w:val="single" w:sz="8" w:space="0" w:color="auto"/>
            </w:tcBorders>
            <w:vAlign w:val="center"/>
          </w:tcPr>
          <w:p w14:paraId="553349A1" w14:textId="77777777" w:rsidR="00042FFD" w:rsidRDefault="00000000">
            <w:pPr>
              <w:widowControl/>
              <w:jc w:val="left"/>
              <w:rPr>
                <w:rFonts w:ascii="Arial" w:hAnsi="Arial" w:cs="Arial"/>
                <w:kern w:val="0"/>
                <w:szCs w:val="21"/>
              </w:rPr>
            </w:pPr>
            <w:r>
              <w:rPr>
                <w:rFonts w:ascii="Arial" w:hAnsi="Arial" w:cs="Arial"/>
                <w:kern w:val="0"/>
                <w:szCs w:val="21"/>
              </w:rPr>
              <w:t>3</w:t>
            </w:r>
          </w:p>
        </w:tc>
        <w:tc>
          <w:tcPr>
            <w:tcW w:w="281" w:type="pct"/>
            <w:tcBorders>
              <w:top w:val="nil"/>
              <w:left w:val="nil"/>
              <w:bottom w:val="single" w:sz="8" w:space="0" w:color="auto"/>
              <w:right w:val="single" w:sz="8" w:space="0" w:color="auto"/>
            </w:tcBorders>
            <w:vAlign w:val="center"/>
          </w:tcPr>
          <w:p w14:paraId="2B9C991B" w14:textId="77777777" w:rsidR="00042FFD" w:rsidRDefault="00000000">
            <w:pPr>
              <w:widowControl/>
              <w:jc w:val="left"/>
              <w:rPr>
                <w:rFonts w:ascii="Arial" w:hAnsi="Arial" w:cs="Arial"/>
                <w:kern w:val="0"/>
                <w:szCs w:val="21"/>
              </w:rPr>
            </w:pPr>
            <w:r>
              <w:rPr>
                <w:rFonts w:ascii="Arial" w:hAnsi="Arial" w:cs="Arial"/>
                <w:kern w:val="0"/>
                <w:szCs w:val="21"/>
              </w:rPr>
              <w:t>N</w:t>
            </w:r>
          </w:p>
        </w:tc>
        <w:tc>
          <w:tcPr>
            <w:tcW w:w="719" w:type="dxa"/>
            <w:tcBorders>
              <w:top w:val="nil"/>
              <w:left w:val="nil"/>
              <w:bottom w:val="single" w:sz="8" w:space="0" w:color="auto"/>
              <w:right w:val="single" w:sz="8" w:space="0" w:color="auto"/>
            </w:tcBorders>
            <w:vAlign w:val="center"/>
          </w:tcPr>
          <w:p w14:paraId="31AA5EB3" w14:textId="77777777" w:rsidR="00042FFD" w:rsidRDefault="00000000">
            <w:pPr>
              <w:widowControl/>
              <w:jc w:val="left"/>
              <w:rPr>
                <w:rFonts w:ascii="Arial" w:hAnsi="Arial" w:cs="Arial"/>
                <w:kern w:val="0"/>
                <w:szCs w:val="21"/>
              </w:rPr>
            </w:pPr>
            <w:r>
              <w:rPr>
                <w:rFonts w:ascii="Arial" w:hAnsi="Arial" w:cs="Arial"/>
                <w:kern w:val="0"/>
                <w:szCs w:val="21"/>
              </w:rPr>
              <w:t>R</w:t>
            </w:r>
            <w:r>
              <w:rPr>
                <w:rFonts w:ascii="Arial" w:hAnsi="Arial" w:cs="Arial" w:hint="eastAsia"/>
                <w:kern w:val="0"/>
                <w:szCs w:val="21"/>
              </w:rPr>
              <w:t>57</w:t>
            </w:r>
          </w:p>
        </w:tc>
      </w:tr>
    </w:tbl>
    <w:p w14:paraId="447D1DFE" w14:textId="77777777" w:rsidR="00042FFD" w:rsidRDefault="00042FFD">
      <w:pPr>
        <w:textAlignment w:val="baseline"/>
        <w:rPr>
          <w:rFonts w:ascii="Arial" w:hAnsi="Arial" w:cs="Arial"/>
          <w:color w:val="FF0000"/>
          <w:kern w:val="0"/>
          <w:szCs w:val="21"/>
        </w:rPr>
      </w:pPr>
    </w:p>
    <w:p w14:paraId="0EF47537" w14:textId="77777777" w:rsidR="00042FFD" w:rsidRDefault="00000000">
      <w:pPr>
        <w:textAlignment w:val="baseline"/>
        <w:rPr>
          <w:rFonts w:ascii="Arial" w:hAnsi="Arial" w:cs="Arial"/>
          <w:kern w:val="0"/>
          <w:szCs w:val="21"/>
        </w:rPr>
      </w:pPr>
      <w:r>
        <w:rPr>
          <w:rFonts w:ascii="Arial" w:hAnsi="Arial" w:cs="Arial"/>
          <w:kern w:val="0"/>
          <w:szCs w:val="21"/>
        </w:rPr>
        <w:t xml:space="preserve">In summary, all individual risks are acceptable after implementation of risk control measures. According to ISO 14971:2019 setion 7.4 "Benefit-risk analysis If a residual risk is not judged acceptable using the criteria established in the risk management plan and further risk control is not practicable,  the manufacturer may gather and review data and literature to determine if the benefits of the intended use outweigh this residual risk. "So there is no need to do a risk benefit analysis for </w:t>
      </w:r>
      <w:r>
        <w:rPr>
          <w:rFonts w:ascii="Arial" w:hAnsi="Arial" w:cs="Arial" w:hint="eastAsia"/>
          <w:kern w:val="0"/>
          <w:szCs w:val="21"/>
        </w:rPr>
        <w:t>above risks</w:t>
      </w:r>
      <w:r>
        <w:rPr>
          <w:rFonts w:ascii="Arial" w:hAnsi="Arial" w:cs="Arial"/>
          <w:kern w:val="0"/>
          <w:szCs w:val="21"/>
        </w:rPr>
        <w:t>.</w:t>
      </w:r>
    </w:p>
    <w:p w14:paraId="53416D96" w14:textId="77777777" w:rsidR="00042FFD" w:rsidRDefault="00042FFD">
      <w:pPr>
        <w:rPr>
          <w:sz w:val="24"/>
          <w:szCs w:val="24"/>
        </w:rPr>
      </w:pPr>
    </w:p>
    <w:p w14:paraId="1015EC96" w14:textId="77777777" w:rsidR="00042FFD" w:rsidRDefault="00042FFD">
      <w:pPr>
        <w:rPr>
          <w:sz w:val="24"/>
          <w:szCs w:val="24"/>
        </w:rPr>
        <w:sectPr w:rsidR="00042FFD">
          <w:headerReference w:type="default" r:id="rId12"/>
          <w:headerReference w:type="first" r:id="rId13"/>
          <w:pgSz w:w="16838" w:h="11906" w:orient="landscape"/>
          <w:pgMar w:top="850" w:right="1134" w:bottom="850" w:left="1134" w:header="851" w:footer="992" w:gutter="0"/>
          <w:cols w:space="720"/>
          <w:docGrid w:type="lines" w:linePitch="312"/>
        </w:sectPr>
      </w:pPr>
    </w:p>
    <w:p w14:paraId="3421E8D8" w14:textId="77777777" w:rsidR="00042FFD" w:rsidRDefault="00000000">
      <w:pPr>
        <w:numPr>
          <w:ilvl w:val="0"/>
          <w:numId w:val="1"/>
        </w:numPr>
        <w:rPr>
          <w:rStyle w:val="10"/>
          <w:bCs/>
          <w:sz w:val="32"/>
          <w:szCs w:val="32"/>
        </w:rPr>
      </w:pPr>
      <w:bookmarkStart w:id="36" w:name="_Toc1358"/>
      <w:bookmarkStart w:id="37" w:name="_Toc14444"/>
      <w:r>
        <w:rPr>
          <w:rStyle w:val="10"/>
          <w:bCs/>
          <w:sz w:val="32"/>
          <w:szCs w:val="32"/>
        </w:rPr>
        <w:lastRenderedPageBreak/>
        <w:t xml:space="preserve">esidual risk evaluation and conclusion </w:t>
      </w:r>
    </w:p>
    <w:bookmarkEnd w:id="36"/>
    <w:bookmarkEnd w:id="37"/>
    <w:p w14:paraId="13EE82B5" w14:textId="77777777" w:rsidR="00042FFD" w:rsidRDefault="00000000">
      <w:pPr>
        <w:rPr>
          <w:sz w:val="24"/>
          <w:szCs w:val="24"/>
        </w:rPr>
      </w:pPr>
      <w:r>
        <w:rPr>
          <w:sz w:val="24"/>
          <w:szCs w:val="24"/>
          <w:lang w:eastAsia="en-US"/>
        </w:rPr>
        <w:t xml:space="preserve">According </w:t>
      </w:r>
      <w:r>
        <w:rPr>
          <w:sz w:val="24"/>
          <w:szCs w:val="24"/>
        </w:rPr>
        <w:t xml:space="preserve">to </w:t>
      </w:r>
      <w:r>
        <w:rPr>
          <w:sz w:val="24"/>
          <w:szCs w:val="24"/>
          <w:lang w:eastAsia="en-US"/>
        </w:rPr>
        <w:t>the</w:t>
      </w:r>
      <w:r>
        <w:rPr>
          <w:sz w:val="24"/>
          <w:szCs w:val="24"/>
        </w:rPr>
        <w:t xml:space="preserve"> risk acceptance table, </w:t>
      </w:r>
      <w:r>
        <w:rPr>
          <w:sz w:val="24"/>
          <w:szCs w:val="24"/>
          <w:lang w:eastAsia="en-US"/>
        </w:rPr>
        <w:t>the risk</w:t>
      </w:r>
      <w:r>
        <w:rPr>
          <w:sz w:val="24"/>
          <w:szCs w:val="24"/>
        </w:rPr>
        <w:t xml:space="preserve"> levels</w:t>
      </w:r>
      <w:r>
        <w:rPr>
          <w:sz w:val="24"/>
          <w:szCs w:val="24"/>
          <w:lang w:eastAsia="en-US"/>
        </w:rPr>
        <w:t xml:space="preserve"> </w:t>
      </w:r>
      <w:r>
        <w:rPr>
          <w:sz w:val="24"/>
          <w:szCs w:val="24"/>
        </w:rPr>
        <w:t>after</w:t>
      </w:r>
      <w:r>
        <w:rPr>
          <w:sz w:val="24"/>
          <w:szCs w:val="24"/>
          <w:lang w:eastAsia="en-US"/>
        </w:rPr>
        <w:t xml:space="preserve"> control </w:t>
      </w:r>
      <w:r>
        <w:rPr>
          <w:sz w:val="24"/>
          <w:szCs w:val="24"/>
        </w:rPr>
        <w:t>are</w:t>
      </w:r>
      <w:r>
        <w:rPr>
          <w:sz w:val="24"/>
          <w:szCs w:val="24"/>
          <w:lang w:eastAsia="en-US"/>
        </w:rPr>
        <w:t xml:space="preserve"> described as follow</w:t>
      </w:r>
      <w:r>
        <w:rPr>
          <w:sz w:val="24"/>
          <w:szCs w:val="24"/>
        </w:rPr>
        <w:t>s</w:t>
      </w:r>
      <w:r>
        <w:rPr>
          <w:sz w:val="24"/>
          <w:szCs w:val="24"/>
          <w:lang w:eastAsia="en-US"/>
        </w:rPr>
        <w:t>:</w:t>
      </w:r>
    </w:p>
    <w:p w14:paraId="4019243C" w14:textId="77777777" w:rsidR="00042FFD" w:rsidRDefault="00042FFD">
      <w:pPr>
        <w:ind w:firstLineChars="200" w:firstLine="480"/>
        <w:rPr>
          <w:sz w:val="24"/>
          <w:szCs w:val="24"/>
        </w:rPr>
      </w:pPr>
    </w:p>
    <w:tbl>
      <w:tblPr>
        <w:tblW w:w="5000" w:type="pct"/>
        <w:tblLook w:val="04A0" w:firstRow="1" w:lastRow="0" w:firstColumn="1" w:lastColumn="0" w:noHBand="0" w:noVBand="1"/>
      </w:tblPr>
      <w:tblGrid>
        <w:gridCol w:w="1534"/>
        <w:gridCol w:w="1534"/>
        <w:gridCol w:w="1534"/>
        <w:gridCol w:w="2751"/>
        <w:gridCol w:w="1534"/>
        <w:gridCol w:w="1535"/>
      </w:tblGrid>
      <w:tr w:rsidR="00042FFD" w14:paraId="6EAC27D7" w14:textId="77777777">
        <w:trPr>
          <w:trHeight w:val="402"/>
        </w:trPr>
        <w:tc>
          <w:tcPr>
            <w:tcW w:w="741" w:type="pct"/>
            <w:tcBorders>
              <w:top w:val="single" w:sz="8" w:space="0" w:color="auto"/>
              <w:left w:val="single" w:sz="8" w:space="0" w:color="auto"/>
              <w:bottom w:val="single" w:sz="8" w:space="0" w:color="auto"/>
              <w:right w:val="single" w:sz="8" w:space="0" w:color="auto"/>
            </w:tcBorders>
            <w:noWrap/>
            <w:vAlign w:val="center"/>
          </w:tcPr>
          <w:p w14:paraId="1F8FDA68"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741" w:type="pct"/>
            <w:tcBorders>
              <w:top w:val="single" w:sz="8" w:space="0" w:color="auto"/>
              <w:left w:val="nil"/>
              <w:bottom w:val="single" w:sz="8" w:space="0" w:color="auto"/>
              <w:right w:val="single" w:sz="8" w:space="0" w:color="auto"/>
            </w:tcBorders>
            <w:vAlign w:val="center"/>
          </w:tcPr>
          <w:p w14:paraId="6CBA7BA1" w14:textId="77777777" w:rsidR="00042FFD" w:rsidRDefault="00000000">
            <w:pPr>
              <w:widowControl/>
              <w:rPr>
                <w:rFonts w:ascii="Arial" w:hAnsi="Arial" w:cs="Arial"/>
                <w:color w:val="000000"/>
                <w:kern w:val="0"/>
                <w:sz w:val="20"/>
              </w:rPr>
            </w:pPr>
            <w:r>
              <w:rPr>
                <w:rFonts w:ascii="Arial" w:hAnsi="Arial" w:cs="Arial"/>
                <w:color w:val="000000"/>
                <w:kern w:val="0"/>
                <w:sz w:val="20"/>
              </w:rPr>
              <w:t>1 Negligible</w:t>
            </w:r>
          </w:p>
        </w:tc>
        <w:tc>
          <w:tcPr>
            <w:tcW w:w="741" w:type="pct"/>
            <w:tcBorders>
              <w:top w:val="single" w:sz="8" w:space="0" w:color="auto"/>
              <w:left w:val="nil"/>
              <w:bottom w:val="single" w:sz="8" w:space="0" w:color="auto"/>
              <w:right w:val="single" w:sz="8" w:space="0" w:color="auto"/>
            </w:tcBorders>
            <w:vAlign w:val="center"/>
          </w:tcPr>
          <w:p w14:paraId="4925C400" w14:textId="77777777" w:rsidR="00042FFD" w:rsidRDefault="00000000">
            <w:pPr>
              <w:widowControl/>
              <w:rPr>
                <w:rFonts w:ascii="Arial" w:hAnsi="Arial" w:cs="Arial"/>
                <w:color w:val="000000"/>
                <w:kern w:val="0"/>
                <w:sz w:val="20"/>
              </w:rPr>
            </w:pPr>
            <w:r>
              <w:rPr>
                <w:rFonts w:ascii="Arial" w:hAnsi="Arial" w:cs="Arial"/>
                <w:color w:val="000000"/>
                <w:kern w:val="0"/>
                <w:sz w:val="20"/>
              </w:rPr>
              <w:t>2 Minor</w:t>
            </w:r>
          </w:p>
        </w:tc>
        <w:tc>
          <w:tcPr>
            <w:tcW w:w="1295" w:type="pct"/>
            <w:tcBorders>
              <w:top w:val="single" w:sz="8" w:space="0" w:color="auto"/>
              <w:left w:val="nil"/>
              <w:bottom w:val="single" w:sz="8" w:space="0" w:color="auto"/>
              <w:right w:val="single" w:sz="8" w:space="0" w:color="auto"/>
            </w:tcBorders>
            <w:vAlign w:val="center"/>
          </w:tcPr>
          <w:p w14:paraId="48DD1F39" w14:textId="77777777" w:rsidR="00042FFD" w:rsidRDefault="00000000">
            <w:pPr>
              <w:widowControl/>
              <w:rPr>
                <w:rFonts w:ascii="Arial" w:hAnsi="Arial" w:cs="Arial"/>
                <w:color w:val="000000"/>
                <w:kern w:val="0"/>
                <w:sz w:val="20"/>
              </w:rPr>
            </w:pPr>
            <w:r>
              <w:rPr>
                <w:rFonts w:ascii="Arial" w:hAnsi="Arial" w:cs="Arial"/>
                <w:color w:val="000000"/>
                <w:kern w:val="0"/>
                <w:sz w:val="20"/>
              </w:rPr>
              <w:t>3 Serious</w:t>
            </w:r>
          </w:p>
        </w:tc>
        <w:tc>
          <w:tcPr>
            <w:tcW w:w="741" w:type="pct"/>
            <w:tcBorders>
              <w:top w:val="single" w:sz="8" w:space="0" w:color="auto"/>
              <w:left w:val="nil"/>
              <w:bottom w:val="single" w:sz="8" w:space="0" w:color="auto"/>
              <w:right w:val="single" w:sz="8" w:space="0" w:color="auto"/>
            </w:tcBorders>
            <w:vAlign w:val="center"/>
          </w:tcPr>
          <w:p w14:paraId="6603A4C6" w14:textId="77777777" w:rsidR="00042FFD" w:rsidRDefault="00000000">
            <w:pPr>
              <w:widowControl/>
              <w:rPr>
                <w:rFonts w:ascii="Arial" w:hAnsi="Arial" w:cs="Arial"/>
                <w:color w:val="000000"/>
                <w:kern w:val="0"/>
                <w:sz w:val="20"/>
              </w:rPr>
            </w:pPr>
            <w:r>
              <w:rPr>
                <w:rFonts w:ascii="Arial" w:hAnsi="Arial" w:cs="Arial"/>
                <w:color w:val="000000"/>
                <w:kern w:val="0"/>
                <w:sz w:val="20"/>
              </w:rPr>
              <w:t>4 Critical</w:t>
            </w:r>
          </w:p>
        </w:tc>
        <w:tc>
          <w:tcPr>
            <w:tcW w:w="741" w:type="pct"/>
            <w:tcBorders>
              <w:top w:val="single" w:sz="8" w:space="0" w:color="auto"/>
              <w:left w:val="nil"/>
              <w:bottom w:val="single" w:sz="8" w:space="0" w:color="auto"/>
              <w:right w:val="single" w:sz="8" w:space="0" w:color="auto"/>
            </w:tcBorders>
            <w:vAlign w:val="center"/>
          </w:tcPr>
          <w:p w14:paraId="34D51C51" w14:textId="77777777" w:rsidR="00042FFD" w:rsidRDefault="00000000">
            <w:pPr>
              <w:widowControl/>
              <w:rPr>
                <w:rFonts w:ascii="Arial" w:hAnsi="Arial" w:cs="Arial"/>
                <w:color w:val="000000"/>
                <w:kern w:val="0"/>
                <w:sz w:val="20"/>
              </w:rPr>
            </w:pPr>
            <w:r>
              <w:rPr>
                <w:rFonts w:ascii="Arial" w:hAnsi="Arial" w:cs="Arial"/>
                <w:color w:val="000000"/>
                <w:kern w:val="0"/>
                <w:sz w:val="20"/>
              </w:rPr>
              <w:t>5 Catastrophic</w:t>
            </w:r>
          </w:p>
        </w:tc>
      </w:tr>
      <w:tr w:rsidR="00042FFD" w14:paraId="394E633E" w14:textId="77777777">
        <w:trPr>
          <w:trHeight w:val="900"/>
        </w:trPr>
        <w:tc>
          <w:tcPr>
            <w:tcW w:w="741" w:type="pct"/>
            <w:tcBorders>
              <w:top w:val="nil"/>
              <w:left w:val="single" w:sz="8" w:space="0" w:color="auto"/>
              <w:bottom w:val="single" w:sz="8" w:space="0" w:color="auto"/>
              <w:right w:val="single" w:sz="8" w:space="0" w:color="auto"/>
            </w:tcBorders>
            <w:vAlign w:val="center"/>
          </w:tcPr>
          <w:p w14:paraId="5D8149D5"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6 Frequent</w:t>
            </w:r>
          </w:p>
        </w:tc>
        <w:tc>
          <w:tcPr>
            <w:tcW w:w="741" w:type="pct"/>
            <w:tcBorders>
              <w:top w:val="nil"/>
              <w:left w:val="nil"/>
              <w:bottom w:val="single" w:sz="8" w:space="0" w:color="FFFFFF"/>
              <w:right w:val="single" w:sz="8" w:space="0" w:color="FFFFFF"/>
            </w:tcBorders>
            <w:shd w:val="clear" w:color="000000" w:fill="000000"/>
          </w:tcPr>
          <w:p w14:paraId="43FA4B6B"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742C15F2"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1295" w:type="pct"/>
            <w:tcBorders>
              <w:top w:val="nil"/>
              <w:left w:val="nil"/>
              <w:bottom w:val="single" w:sz="8" w:space="0" w:color="FFFFFF"/>
              <w:right w:val="single" w:sz="8" w:space="0" w:color="FFFFFF"/>
            </w:tcBorders>
            <w:shd w:val="clear" w:color="000000" w:fill="000000"/>
          </w:tcPr>
          <w:p w14:paraId="5A52C918"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34F97204"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000000"/>
            </w:tcBorders>
            <w:shd w:val="clear" w:color="000000" w:fill="000000"/>
          </w:tcPr>
          <w:p w14:paraId="6097C431"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042FFD" w14:paraId="72C68251" w14:textId="77777777">
        <w:trPr>
          <w:trHeight w:val="642"/>
        </w:trPr>
        <w:tc>
          <w:tcPr>
            <w:tcW w:w="741" w:type="pct"/>
            <w:tcBorders>
              <w:top w:val="nil"/>
              <w:left w:val="single" w:sz="8" w:space="0" w:color="auto"/>
              <w:bottom w:val="single" w:sz="8" w:space="0" w:color="auto"/>
              <w:right w:val="single" w:sz="8" w:space="0" w:color="auto"/>
            </w:tcBorders>
            <w:vAlign w:val="center"/>
          </w:tcPr>
          <w:p w14:paraId="0F421A64"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5 Probable</w:t>
            </w:r>
          </w:p>
        </w:tc>
        <w:tc>
          <w:tcPr>
            <w:tcW w:w="741" w:type="pct"/>
            <w:tcBorders>
              <w:top w:val="nil"/>
              <w:left w:val="nil"/>
              <w:bottom w:val="single" w:sz="8" w:space="0" w:color="FFFFFF"/>
              <w:right w:val="single" w:sz="8" w:space="0" w:color="FFFFFF"/>
            </w:tcBorders>
            <w:shd w:val="clear" w:color="000000" w:fill="000000"/>
          </w:tcPr>
          <w:p w14:paraId="75FB3223"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40BF5151"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1295" w:type="pct"/>
            <w:tcBorders>
              <w:top w:val="nil"/>
              <w:left w:val="nil"/>
              <w:bottom w:val="single" w:sz="8" w:space="0" w:color="FFFFFF"/>
              <w:right w:val="single" w:sz="8" w:space="0" w:color="FFFFFF"/>
            </w:tcBorders>
            <w:shd w:val="clear" w:color="000000" w:fill="000000"/>
          </w:tcPr>
          <w:p w14:paraId="069F59C9"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2A4420D4"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single" w:sz="8" w:space="0" w:color="FFFFFF"/>
              <w:right w:val="single" w:sz="8" w:space="0" w:color="000000"/>
            </w:tcBorders>
            <w:shd w:val="clear" w:color="000000" w:fill="000000"/>
          </w:tcPr>
          <w:p w14:paraId="12AC3052"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042FFD" w14:paraId="20D09C2D" w14:textId="77777777">
        <w:trPr>
          <w:trHeight w:val="2220"/>
        </w:trPr>
        <w:tc>
          <w:tcPr>
            <w:tcW w:w="741" w:type="pct"/>
            <w:tcBorders>
              <w:top w:val="nil"/>
              <w:left w:val="single" w:sz="8" w:space="0" w:color="auto"/>
              <w:bottom w:val="single" w:sz="8" w:space="0" w:color="auto"/>
              <w:right w:val="single" w:sz="8" w:space="0" w:color="auto"/>
            </w:tcBorders>
            <w:vAlign w:val="center"/>
          </w:tcPr>
          <w:p w14:paraId="44825709"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4 Occasional</w:t>
            </w:r>
          </w:p>
        </w:tc>
        <w:tc>
          <w:tcPr>
            <w:tcW w:w="741" w:type="pct"/>
            <w:tcBorders>
              <w:top w:val="nil"/>
              <w:left w:val="nil"/>
              <w:bottom w:val="single" w:sz="8" w:space="0" w:color="auto"/>
              <w:right w:val="single" w:sz="8" w:space="0" w:color="auto"/>
            </w:tcBorders>
          </w:tcPr>
          <w:p w14:paraId="5751C69D"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741" w:type="pct"/>
            <w:tcBorders>
              <w:top w:val="nil"/>
              <w:left w:val="nil"/>
              <w:bottom w:val="single" w:sz="8" w:space="0" w:color="FFFFFF"/>
              <w:right w:val="single" w:sz="8" w:space="0" w:color="FFFFFF"/>
            </w:tcBorders>
            <w:shd w:val="clear" w:color="000000" w:fill="000000"/>
          </w:tcPr>
          <w:p w14:paraId="773D66C6"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1295" w:type="pct"/>
            <w:tcBorders>
              <w:top w:val="nil"/>
              <w:left w:val="nil"/>
              <w:bottom w:val="nil"/>
              <w:right w:val="single" w:sz="8" w:space="0" w:color="FFFFFF"/>
            </w:tcBorders>
            <w:shd w:val="clear" w:color="000000" w:fill="000000"/>
          </w:tcPr>
          <w:p w14:paraId="099CAFCC"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nil"/>
              <w:right w:val="single" w:sz="8" w:space="0" w:color="FFFFFF"/>
            </w:tcBorders>
            <w:shd w:val="clear" w:color="000000" w:fill="000000"/>
          </w:tcPr>
          <w:p w14:paraId="5B10CDF2"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nil"/>
              <w:left w:val="nil"/>
              <w:bottom w:val="nil"/>
              <w:right w:val="single" w:sz="8" w:space="0" w:color="000000"/>
            </w:tcBorders>
            <w:shd w:val="clear" w:color="000000" w:fill="000000"/>
          </w:tcPr>
          <w:p w14:paraId="2EB99688"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042FFD" w14:paraId="0CD11000" w14:textId="77777777">
        <w:trPr>
          <w:trHeight w:val="825"/>
        </w:trPr>
        <w:tc>
          <w:tcPr>
            <w:tcW w:w="741" w:type="pct"/>
            <w:tcBorders>
              <w:top w:val="nil"/>
              <w:left w:val="single" w:sz="8" w:space="0" w:color="auto"/>
              <w:bottom w:val="single" w:sz="8" w:space="0" w:color="auto"/>
              <w:right w:val="single" w:sz="8" w:space="0" w:color="auto"/>
            </w:tcBorders>
            <w:vAlign w:val="center"/>
          </w:tcPr>
          <w:p w14:paraId="7E0429BC"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3 Remote</w:t>
            </w:r>
          </w:p>
        </w:tc>
        <w:tc>
          <w:tcPr>
            <w:tcW w:w="741" w:type="pct"/>
            <w:tcBorders>
              <w:top w:val="nil"/>
              <w:left w:val="nil"/>
              <w:bottom w:val="single" w:sz="8" w:space="0" w:color="auto"/>
              <w:right w:val="single" w:sz="8" w:space="0" w:color="auto"/>
            </w:tcBorders>
          </w:tcPr>
          <w:p w14:paraId="00C204C4"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R56</w:t>
            </w:r>
          </w:p>
        </w:tc>
        <w:tc>
          <w:tcPr>
            <w:tcW w:w="741" w:type="pct"/>
            <w:tcBorders>
              <w:top w:val="nil"/>
              <w:left w:val="nil"/>
              <w:bottom w:val="single" w:sz="8" w:space="0" w:color="auto"/>
              <w:right w:val="single" w:sz="8" w:space="0" w:color="auto"/>
            </w:tcBorders>
          </w:tcPr>
          <w:p w14:paraId="2E3D833C"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1295" w:type="pct"/>
            <w:tcBorders>
              <w:top w:val="single" w:sz="8" w:space="0" w:color="FFFFFF"/>
              <w:left w:val="nil"/>
              <w:bottom w:val="single" w:sz="8" w:space="0" w:color="FFFFFF"/>
              <w:right w:val="single" w:sz="8" w:space="0" w:color="FFFFFF"/>
            </w:tcBorders>
            <w:shd w:val="clear" w:color="000000" w:fill="000000"/>
          </w:tcPr>
          <w:p w14:paraId="08E058D6"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single" w:sz="8" w:space="0" w:color="FFFFFF"/>
              <w:left w:val="nil"/>
              <w:bottom w:val="nil"/>
              <w:right w:val="single" w:sz="8" w:space="0" w:color="FFFFFF"/>
            </w:tcBorders>
            <w:shd w:val="clear" w:color="000000" w:fill="000000"/>
          </w:tcPr>
          <w:p w14:paraId="21BCC606"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single" w:sz="8" w:space="0" w:color="FFFFFF"/>
              <w:left w:val="nil"/>
              <w:bottom w:val="nil"/>
              <w:right w:val="single" w:sz="8" w:space="0" w:color="000000"/>
            </w:tcBorders>
            <w:shd w:val="clear" w:color="000000" w:fill="000000"/>
          </w:tcPr>
          <w:p w14:paraId="62059FD1"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042FFD" w14:paraId="5BC2F7F6" w14:textId="77777777">
        <w:trPr>
          <w:trHeight w:val="1905"/>
        </w:trPr>
        <w:tc>
          <w:tcPr>
            <w:tcW w:w="741" w:type="pct"/>
            <w:tcBorders>
              <w:top w:val="nil"/>
              <w:left w:val="single" w:sz="8" w:space="0" w:color="auto"/>
              <w:bottom w:val="single" w:sz="8" w:space="0" w:color="auto"/>
              <w:right w:val="single" w:sz="8" w:space="0" w:color="auto"/>
            </w:tcBorders>
            <w:vAlign w:val="center"/>
          </w:tcPr>
          <w:p w14:paraId="4B5F7D8E"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2 Improbable</w:t>
            </w:r>
          </w:p>
        </w:tc>
        <w:tc>
          <w:tcPr>
            <w:tcW w:w="741" w:type="pct"/>
            <w:tcBorders>
              <w:top w:val="nil"/>
              <w:left w:val="nil"/>
              <w:bottom w:val="single" w:sz="8" w:space="0" w:color="auto"/>
              <w:right w:val="single" w:sz="8" w:space="0" w:color="auto"/>
            </w:tcBorders>
          </w:tcPr>
          <w:p w14:paraId="29609B36" w14:textId="77777777" w:rsidR="00042FFD" w:rsidRDefault="00042FFD">
            <w:pPr>
              <w:widowControl/>
              <w:jc w:val="left"/>
              <w:rPr>
                <w:rFonts w:ascii="Arial" w:hAnsi="Arial" w:cs="Arial"/>
                <w:color w:val="000000"/>
                <w:kern w:val="0"/>
                <w:sz w:val="20"/>
              </w:rPr>
            </w:pPr>
          </w:p>
        </w:tc>
        <w:tc>
          <w:tcPr>
            <w:tcW w:w="741" w:type="pct"/>
            <w:tcBorders>
              <w:top w:val="nil"/>
              <w:left w:val="nil"/>
              <w:bottom w:val="single" w:sz="8" w:space="0" w:color="auto"/>
              <w:right w:val="single" w:sz="8" w:space="0" w:color="auto"/>
            </w:tcBorders>
          </w:tcPr>
          <w:p w14:paraId="7A2F2C4C" w14:textId="77777777" w:rsidR="00042FFD" w:rsidRDefault="00042FFD">
            <w:pPr>
              <w:widowControl/>
              <w:jc w:val="left"/>
              <w:rPr>
                <w:rFonts w:ascii="Arial" w:hAnsi="Arial" w:cs="Arial"/>
                <w:color w:val="000000"/>
                <w:kern w:val="0"/>
                <w:sz w:val="20"/>
              </w:rPr>
            </w:pPr>
          </w:p>
        </w:tc>
        <w:tc>
          <w:tcPr>
            <w:tcW w:w="1295" w:type="pct"/>
            <w:tcBorders>
              <w:top w:val="nil"/>
              <w:left w:val="nil"/>
              <w:bottom w:val="single" w:sz="8" w:space="0" w:color="auto"/>
              <w:right w:val="single" w:sz="8" w:space="0" w:color="auto"/>
            </w:tcBorders>
          </w:tcPr>
          <w:p w14:paraId="7EC35CF6"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R19,R25,R29,R30,R31,R34</w:t>
            </w:r>
          </w:p>
          <w:p w14:paraId="27D2453A"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R35,R38,R39,R40,R41,R42,</w:t>
            </w:r>
          </w:p>
          <w:p w14:paraId="48B67F49"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R43,R44,R45,R47,R48,R49,</w:t>
            </w:r>
          </w:p>
          <w:p w14:paraId="1C3DFCB9"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R52,R53,R55</w:t>
            </w:r>
          </w:p>
        </w:tc>
        <w:tc>
          <w:tcPr>
            <w:tcW w:w="741" w:type="pct"/>
            <w:tcBorders>
              <w:top w:val="single" w:sz="8" w:space="0" w:color="FFFFFF"/>
              <w:left w:val="nil"/>
              <w:bottom w:val="single" w:sz="8" w:space="0" w:color="FFFFFF"/>
              <w:right w:val="single" w:sz="8" w:space="0" w:color="FFFFFF"/>
            </w:tcBorders>
            <w:shd w:val="clear" w:color="000000" w:fill="000000"/>
          </w:tcPr>
          <w:p w14:paraId="1114F996"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c>
          <w:tcPr>
            <w:tcW w:w="741" w:type="pct"/>
            <w:tcBorders>
              <w:top w:val="single" w:sz="8" w:space="0" w:color="FFFFFF"/>
              <w:left w:val="nil"/>
              <w:bottom w:val="single" w:sz="8" w:space="0" w:color="FFFFFF"/>
              <w:right w:val="single" w:sz="8" w:space="0" w:color="000000"/>
            </w:tcBorders>
            <w:shd w:val="clear" w:color="000000" w:fill="000000"/>
          </w:tcPr>
          <w:p w14:paraId="6CB7A1B1" w14:textId="77777777" w:rsidR="00042FFD" w:rsidRDefault="00000000">
            <w:pPr>
              <w:widowControl/>
              <w:jc w:val="left"/>
              <w:rPr>
                <w:rFonts w:ascii="Arial" w:hAnsi="Arial" w:cs="Arial"/>
                <w:color w:val="FFFFFF"/>
                <w:kern w:val="0"/>
                <w:sz w:val="20"/>
              </w:rPr>
            </w:pPr>
            <w:r>
              <w:rPr>
                <w:rFonts w:ascii="Arial" w:hAnsi="Arial" w:cs="Arial"/>
                <w:color w:val="FFFFFF"/>
                <w:kern w:val="0"/>
                <w:sz w:val="20"/>
              </w:rPr>
              <w:t xml:space="preserve">　</w:t>
            </w:r>
          </w:p>
        </w:tc>
      </w:tr>
      <w:tr w:rsidR="00042FFD" w14:paraId="0C9EC289" w14:textId="77777777">
        <w:trPr>
          <w:trHeight w:val="2719"/>
        </w:trPr>
        <w:tc>
          <w:tcPr>
            <w:tcW w:w="741" w:type="pct"/>
            <w:tcBorders>
              <w:top w:val="nil"/>
              <w:left w:val="single" w:sz="8" w:space="0" w:color="auto"/>
              <w:bottom w:val="single" w:sz="8" w:space="0" w:color="auto"/>
              <w:right w:val="single" w:sz="8" w:space="0" w:color="auto"/>
            </w:tcBorders>
            <w:vAlign w:val="center"/>
          </w:tcPr>
          <w:p w14:paraId="61AF9186"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1 Few</w:t>
            </w:r>
          </w:p>
        </w:tc>
        <w:tc>
          <w:tcPr>
            <w:tcW w:w="741" w:type="pct"/>
            <w:tcBorders>
              <w:top w:val="nil"/>
              <w:left w:val="nil"/>
              <w:bottom w:val="single" w:sz="8" w:space="0" w:color="auto"/>
              <w:right w:val="single" w:sz="8" w:space="0" w:color="auto"/>
            </w:tcBorders>
          </w:tcPr>
          <w:p w14:paraId="276EB6DF"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 xml:space="preserve">　</w:t>
            </w:r>
          </w:p>
        </w:tc>
        <w:tc>
          <w:tcPr>
            <w:tcW w:w="741" w:type="pct"/>
            <w:tcBorders>
              <w:top w:val="nil"/>
              <w:left w:val="nil"/>
              <w:bottom w:val="single" w:sz="8" w:space="0" w:color="auto"/>
              <w:right w:val="single" w:sz="8" w:space="0" w:color="auto"/>
            </w:tcBorders>
          </w:tcPr>
          <w:p w14:paraId="5D6A3FC8" w14:textId="77777777" w:rsidR="00042FFD" w:rsidRDefault="00000000">
            <w:pPr>
              <w:widowControl/>
              <w:jc w:val="left"/>
              <w:rPr>
                <w:rFonts w:ascii="Arial" w:hAnsi="Arial" w:cs="Arial"/>
                <w:kern w:val="0"/>
                <w:sz w:val="20"/>
              </w:rPr>
            </w:pPr>
            <w:r>
              <w:rPr>
                <w:rFonts w:ascii="Arial" w:hAnsi="Arial" w:cs="Arial" w:hint="eastAsia"/>
                <w:kern w:val="0"/>
                <w:sz w:val="20"/>
              </w:rPr>
              <w:t>R23,R36</w:t>
            </w:r>
          </w:p>
        </w:tc>
        <w:tc>
          <w:tcPr>
            <w:tcW w:w="1295" w:type="pct"/>
            <w:tcBorders>
              <w:top w:val="nil"/>
              <w:left w:val="nil"/>
              <w:bottom w:val="single" w:sz="8" w:space="0" w:color="auto"/>
              <w:right w:val="single" w:sz="8" w:space="0" w:color="auto"/>
            </w:tcBorders>
          </w:tcPr>
          <w:p w14:paraId="501DD364"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R9,R10,R11,R12,R13,R15,</w:t>
            </w:r>
          </w:p>
          <w:p w14:paraId="23438736"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R16,R17,R18,R20,R21,R22</w:t>
            </w:r>
          </w:p>
          <w:p w14:paraId="70A6DAF6"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R24,R26,R27,R28,R32,R33</w:t>
            </w:r>
          </w:p>
          <w:p w14:paraId="4C2AFFFC"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R37,R46,R50,R51</w:t>
            </w:r>
          </w:p>
          <w:p w14:paraId="28AB40B0"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R54,R57</w:t>
            </w:r>
          </w:p>
        </w:tc>
        <w:tc>
          <w:tcPr>
            <w:tcW w:w="741" w:type="pct"/>
            <w:tcBorders>
              <w:top w:val="nil"/>
              <w:left w:val="nil"/>
              <w:bottom w:val="single" w:sz="8" w:space="0" w:color="auto"/>
              <w:right w:val="single" w:sz="8" w:space="0" w:color="auto"/>
            </w:tcBorders>
          </w:tcPr>
          <w:p w14:paraId="4CDD671E" w14:textId="77777777" w:rsidR="00042FFD" w:rsidRDefault="00000000">
            <w:pPr>
              <w:widowControl/>
              <w:jc w:val="left"/>
              <w:rPr>
                <w:rFonts w:ascii="Arial" w:hAnsi="Arial" w:cs="Arial"/>
                <w:color w:val="000000"/>
                <w:kern w:val="0"/>
                <w:sz w:val="20"/>
              </w:rPr>
            </w:pPr>
            <w:r>
              <w:rPr>
                <w:rFonts w:ascii="Arial" w:hAnsi="Arial" w:cs="Arial"/>
                <w:color w:val="000000"/>
                <w:kern w:val="0"/>
                <w:sz w:val="20"/>
              </w:rPr>
              <w:t>R</w:t>
            </w:r>
            <w:r>
              <w:rPr>
                <w:rFonts w:ascii="Arial" w:hAnsi="Arial" w:cs="Arial" w:hint="eastAsia"/>
                <w:color w:val="000000"/>
                <w:kern w:val="0"/>
                <w:sz w:val="20"/>
              </w:rPr>
              <w:t>1,</w:t>
            </w:r>
            <w:r>
              <w:rPr>
                <w:rFonts w:ascii="Arial" w:hAnsi="Arial" w:cs="Arial"/>
                <w:color w:val="000000"/>
                <w:kern w:val="0"/>
                <w:sz w:val="20"/>
              </w:rPr>
              <w:t>R</w:t>
            </w:r>
            <w:r>
              <w:rPr>
                <w:rFonts w:ascii="Arial" w:hAnsi="Arial" w:cs="Arial" w:hint="eastAsia"/>
                <w:color w:val="000000"/>
                <w:kern w:val="0"/>
                <w:sz w:val="20"/>
              </w:rPr>
              <w:t>2,</w:t>
            </w:r>
            <w:r>
              <w:rPr>
                <w:rFonts w:ascii="Arial" w:hAnsi="Arial" w:cs="Arial"/>
                <w:color w:val="000000"/>
                <w:kern w:val="0"/>
                <w:sz w:val="20"/>
              </w:rPr>
              <w:t>R</w:t>
            </w:r>
            <w:r>
              <w:rPr>
                <w:rFonts w:ascii="Arial" w:hAnsi="Arial" w:cs="Arial" w:hint="eastAsia"/>
                <w:color w:val="000000"/>
                <w:kern w:val="0"/>
                <w:sz w:val="20"/>
              </w:rPr>
              <w:t>3,R4,,</w:t>
            </w:r>
          </w:p>
          <w:p w14:paraId="64C9D92A"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R5,R6,R7,R8</w:t>
            </w:r>
          </w:p>
          <w:p w14:paraId="2E9D1659" w14:textId="77777777" w:rsidR="00042FFD" w:rsidRDefault="00000000">
            <w:pPr>
              <w:widowControl/>
              <w:jc w:val="left"/>
              <w:rPr>
                <w:rFonts w:ascii="Arial" w:hAnsi="Arial" w:cs="Arial"/>
                <w:color w:val="000000"/>
                <w:kern w:val="0"/>
                <w:sz w:val="20"/>
              </w:rPr>
            </w:pPr>
            <w:r>
              <w:rPr>
                <w:rFonts w:ascii="Arial" w:hAnsi="Arial" w:cs="Arial" w:hint="eastAsia"/>
                <w:color w:val="000000"/>
                <w:kern w:val="0"/>
                <w:sz w:val="20"/>
              </w:rPr>
              <w:t>R14</w:t>
            </w:r>
          </w:p>
          <w:p w14:paraId="5B6F11FF" w14:textId="77777777" w:rsidR="00042FFD" w:rsidRDefault="00042FFD">
            <w:pPr>
              <w:widowControl/>
              <w:jc w:val="left"/>
              <w:rPr>
                <w:rFonts w:ascii="Arial" w:hAnsi="Arial" w:cs="Arial"/>
                <w:color w:val="000000"/>
                <w:kern w:val="0"/>
                <w:sz w:val="20"/>
              </w:rPr>
            </w:pPr>
          </w:p>
        </w:tc>
        <w:tc>
          <w:tcPr>
            <w:tcW w:w="741" w:type="pct"/>
            <w:tcBorders>
              <w:top w:val="nil"/>
              <w:left w:val="nil"/>
              <w:bottom w:val="single" w:sz="8" w:space="0" w:color="auto"/>
              <w:right w:val="single" w:sz="8" w:space="0" w:color="auto"/>
            </w:tcBorders>
          </w:tcPr>
          <w:p w14:paraId="4F125048" w14:textId="77777777" w:rsidR="00042FFD" w:rsidRDefault="00000000">
            <w:pPr>
              <w:widowControl/>
              <w:jc w:val="left"/>
              <w:rPr>
                <w:rFonts w:ascii="Arial" w:hAnsi="Arial" w:cs="Arial"/>
                <w:kern w:val="0"/>
                <w:sz w:val="20"/>
              </w:rPr>
            </w:pPr>
            <w:r>
              <w:rPr>
                <w:rFonts w:ascii="Arial" w:hAnsi="Arial" w:cs="Arial"/>
                <w:kern w:val="0"/>
                <w:sz w:val="20"/>
              </w:rPr>
              <w:t xml:space="preserve">　</w:t>
            </w:r>
          </w:p>
        </w:tc>
      </w:tr>
    </w:tbl>
    <w:p w14:paraId="4199B638" w14:textId="77777777" w:rsidR="00042FFD" w:rsidRDefault="00042FFD">
      <w:pPr>
        <w:rPr>
          <w:sz w:val="24"/>
          <w:szCs w:val="24"/>
        </w:rPr>
      </w:pPr>
    </w:p>
    <w:p w14:paraId="40F061E1" w14:textId="77777777" w:rsidR="00042FFD" w:rsidRDefault="00000000">
      <w:pPr>
        <w:autoSpaceDE w:val="0"/>
        <w:autoSpaceDN w:val="0"/>
        <w:rPr>
          <w:sz w:val="24"/>
          <w:szCs w:val="24"/>
        </w:rPr>
      </w:pPr>
      <w:r>
        <w:rPr>
          <w:sz w:val="24"/>
          <w:szCs w:val="24"/>
        </w:rPr>
        <w:t>All single residual risks are in the “Acceptable” area. And</w:t>
      </w:r>
      <w:bookmarkStart w:id="38" w:name="OLE_LINK19"/>
      <w:r>
        <w:rPr>
          <w:sz w:val="24"/>
          <w:szCs w:val="24"/>
        </w:rPr>
        <w:t xml:space="preserve"> the distribution of all the residual risks less than 1/2 of the overall residual risks are in the higher severity regions or in the higher probability regions. And the clusters of all the residual risks are not borderline. So the overall residual risks are also acceptable.</w:t>
      </w:r>
      <w:bookmarkEnd w:id="38"/>
    </w:p>
    <w:p w14:paraId="60E7BEEA" w14:textId="77777777" w:rsidR="00042FFD" w:rsidRDefault="00000000">
      <w:r>
        <w:br w:type="page"/>
      </w:r>
    </w:p>
    <w:p w14:paraId="35941078" w14:textId="77777777" w:rsidR="00042FFD" w:rsidRDefault="00000000">
      <w:pPr>
        <w:rPr>
          <w:rStyle w:val="10"/>
          <w:bCs/>
          <w:sz w:val="32"/>
          <w:szCs w:val="32"/>
        </w:rPr>
      </w:pPr>
      <w:bookmarkStart w:id="39" w:name="_Toc23588"/>
      <w:bookmarkStart w:id="40" w:name="_Toc22219"/>
      <w:bookmarkStart w:id="41" w:name="_Toc27276"/>
      <w:bookmarkStart w:id="42" w:name="_Toc29580"/>
      <w:r>
        <w:rPr>
          <w:rStyle w:val="10"/>
          <w:rFonts w:hint="eastAsia"/>
          <w:bCs/>
          <w:sz w:val="32"/>
          <w:szCs w:val="32"/>
        </w:rPr>
        <w:lastRenderedPageBreak/>
        <w:t>S</w:t>
      </w:r>
      <w:r>
        <w:rPr>
          <w:rStyle w:val="10"/>
          <w:bCs/>
          <w:sz w:val="32"/>
          <w:szCs w:val="32"/>
        </w:rPr>
        <w:t xml:space="preserve">ignature of </w:t>
      </w:r>
      <w:r>
        <w:rPr>
          <w:rStyle w:val="10"/>
          <w:rFonts w:hint="eastAsia"/>
          <w:bCs/>
          <w:sz w:val="32"/>
          <w:szCs w:val="32"/>
        </w:rPr>
        <w:t xml:space="preserve">the </w:t>
      </w:r>
      <w:r>
        <w:rPr>
          <w:rStyle w:val="10"/>
          <w:bCs/>
          <w:sz w:val="32"/>
          <w:szCs w:val="32"/>
        </w:rPr>
        <w:t xml:space="preserve">risk management </w:t>
      </w:r>
      <w:r>
        <w:rPr>
          <w:rStyle w:val="10"/>
          <w:rFonts w:hint="eastAsia"/>
          <w:bCs/>
          <w:sz w:val="32"/>
          <w:szCs w:val="32"/>
        </w:rPr>
        <w:t>group</w:t>
      </w:r>
      <w:bookmarkEnd w:id="39"/>
      <w:bookmarkEnd w:id="40"/>
    </w:p>
    <w:tbl>
      <w:tblPr>
        <w:tblpPr w:leftFromText="180" w:rightFromText="180" w:vertAnchor="text" w:horzAnchor="page" w:tblpX="997" w:tblpY="46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801"/>
        <w:gridCol w:w="1589"/>
        <w:gridCol w:w="2055"/>
        <w:gridCol w:w="1785"/>
      </w:tblGrid>
      <w:tr w:rsidR="00042FFD" w14:paraId="0BE79E9F"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bookmarkEnd w:id="41"/>
          <w:bookmarkEnd w:id="42"/>
          <w:p w14:paraId="0C488FEF" w14:textId="77777777" w:rsidR="00042FFD" w:rsidRDefault="00000000">
            <w:pPr>
              <w:spacing w:line="240" w:lineRule="exact"/>
              <w:jc w:val="left"/>
              <w:textAlignment w:val="baseline"/>
              <w:rPr>
                <w:rFonts w:ascii="Arial" w:hAnsi="Arial" w:cs="Arial"/>
                <w:b/>
                <w:bCs/>
                <w:iCs/>
                <w:sz w:val="24"/>
                <w:szCs w:val="24"/>
              </w:rPr>
            </w:pPr>
            <w:r>
              <w:rPr>
                <w:rFonts w:ascii="Arial" w:hAnsi="Arial" w:cs="Arial"/>
                <w:b/>
                <w:bCs/>
                <w:iCs/>
                <w:sz w:val="24"/>
                <w:szCs w:val="24"/>
              </w:rPr>
              <w:t>MEMBER</w:t>
            </w:r>
          </w:p>
        </w:tc>
        <w:tc>
          <w:tcPr>
            <w:tcW w:w="1801" w:type="dxa"/>
            <w:tcBorders>
              <w:top w:val="single" w:sz="4" w:space="0" w:color="auto"/>
              <w:left w:val="single" w:sz="4" w:space="0" w:color="auto"/>
              <w:bottom w:val="single" w:sz="4" w:space="0" w:color="auto"/>
              <w:right w:val="single" w:sz="4" w:space="0" w:color="auto"/>
            </w:tcBorders>
            <w:vAlign w:val="center"/>
          </w:tcPr>
          <w:p w14:paraId="56C66A1D" w14:textId="77777777" w:rsidR="00042FFD" w:rsidRDefault="00000000">
            <w:pPr>
              <w:spacing w:line="240" w:lineRule="exact"/>
              <w:jc w:val="left"/>
              <w:textAlignment w:val="baseline"/>
              <w:rPr>
                <w:rFonts w:ascii="Arial" w:hAnsi="Arial" w:cs="Arial"/>
                <w:b/>
                <w:bCs/>
                <w:sz w:val="24"/>
                <w:szCs w:val="24"/>
              </w:rPr>
            </w:pPr>
            <w:r>
              <w:rPr>
                <w:rFonts w:ascii="Arial" w:hAnsi="Arial" w:cs="Arial"/>
                <w:b/>
                <w:bCs/>
                <w:sz w:val="24"/>
                <w:szCs w:val="24"/>
              </w:rPr>
              <w:t>POST IN THIS GROUP</w:t>
            </w:r>
          </w:p>
        </w:tc>
        <w:tc>
          <w:tcPr>
            <w:tcW w:w="1589" w:type="dxa"/>
            <w:tcBorders>
              <w:top w:val="single" w:sz="4" w:space="0" w:color="auto"/>
              <w:left w:val="single" w:sz="4" w:space="0" w:color="auto"/>
              <w:bottom w:val="single" w:sz="4" w:space="0" w:color="auto"/>
              <w:right w:val="single" w:sz="4" w:space="0" w:color="auto"/>
            </w:tcBorders>
            <w:vAlign w:val="center"/>
          </w:tcPr>
          <w:p w14:paraId="14E1AD69" w14:textId="77777777" w:rsidR="00042FFD" w:rsidRDefault="00000000">
            <w:pPr>
              <w:spacing w:line="240" w:lineRule="exact"/>
              <w:jc w:val="left"/>
              <w:textAlignment w:val="baseline"/>
              <w:rPr>
                <w:rFonts w:ascii="Arial" w:hAnsi="Arial" w:cs="Arial"/>
                <w:b/>
                <w:bCs/>
                <w:sz w:val="24"/>
                <w:szCs w:val="24"/>
              </w:rPr>
            </w:pPr>
            <w:r>
              <w:rPr>
                <w:rFonts w:ascii="Arial" w:hAnsi="Arial" w:cs="Arial"/>
                <w:b/>
                <w:bCs/>
                <w:sz w:val="24"/>
                <w:szCs w:val="24"/>
              </w:rPr>
              <w:t>NAME</w:t>
            </w:r>
          </w:p>
        </w:tc>
        <w:tc>
          <w:tcPr>
            <w:tcW w:w="2055" w:type="dxa"/>
            <w:tcBorders>
              <w:top w:val="single" w:sz="4" w:space="0" w:color="auto"/>
              <w:left w:val="single" w:sz="4" w:space="0" w:color="auto"/>
              <w:bottom w:val="single" w:sz="4" w:space="0" w:color="auto"/>
              <w:right w:val="single" w:sz="4" w:space="0" w:color="auto"/>
            </w:tcBorders>
            <w:vAlign w:val="center"/>
          </w:tcPr>
          <w:p w14:paraId="30C64493" w14:textId="77777777" w:rsidR="00042FFD" w:rsidRDefault="00000000">
            <w:pPr>
              <w:spacing w:line="240" w:lineRule="exact"/>
              <w:jc w:val="left"/>
              <w:textAlignment w:val="baseline"/>
              <w:rPr>
                <w:rFonts w:ascii="Arial" w:hAnsi="Arial" w:cs="Arial"/>
                <w:b/>
                <w:bCs/>
                <w:sz w:val="24"/>
                <w:szCs w:val="24"/>
              </w:rPr>
            </w:pPr>
            <w:r>
              <w:rPr>
                <w:rFonts w:ascii="Arial" w:hAnsi="Arial" w:cs="Arial"/>
                <w:b/>
                <w:bCs/>
                <w:sz w:val="24"/>
                <w:szCs w:val="24"/>
              </w:rPr>
              <w:t>Signature</w:t>
            </w:r>
          </w:p>
        </w:tc>
        <w:tc>
          <w:tcPr>
            <w:tcW w:w="1785" w:type="dxa"/>
            <w:tcBorders>
              <w:top w:val="single" w:sz="4" w:space="0" w:color="auto"/>
              <w:left w:val="single" w:sz="4" w:space="0" w:color="auto"/>
              <w:bottom w:val="single" w:sz="4" w:space="0" w:color="auto"/>
              <w:right w:val="single" w:sz="4" w:space="0" w:color="auto"/>
            </w:tcBorders>
            <w:vAlign w:val="center"/>
          </w:tcPr>
          <w:p w14:paraId="4141946B" w14:textId="77777777" w:rsidR="00042FFD" w:rsidRDefault="00000000">
            <w:pPr>
              <w:spacing w:line="240" w:lineRule="exact"/>
              <w:jc w:val="left"/>
              <w:textAlignment w:val="baseline"/>
              <w:rPr>
                <w:rFonts w:ascii="Arial" w:hAnsi="Arial" w:cs="Arial"/>
                <w:b/>
                <w:bCs/>
                <w:sz w:val="24"/>
                <w:szCs w:val="24"/>
              </w:rPr>
            </w:pPr>
            <w:r>
              <w:rPr>
                <w:rFonts w:ascii="Arial" w:hAnsi="Arial" w:cs="Arial"/>
                <w:b/>
                <w:bCs/>
                <w:sz w:val="24"/>
                <w:szCs w:val="24"/>
              </w:rPr>
              <w:t>Date</w:t>
            </w:r>
          </w:p>
        </w:tc>
      </w:tr>
      <w:tr w:rsidR="00042FFD" w14:paraId="44B31F57"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FBCF3C1" w14:textId="2FA2FBF8" w:rsidR="00042FFD" w:rsidRDefault="001D060B">
            <w:pPr>
              <w:spacing w:line="240" w:lineRule="exact"/>
              <w:textAlignment w:val="baseline"/>
              <w:rPr>
                <w:rFonts w:ascii="Arial" w:hAnsi="Arial" w:cs="Arial"/>
                <w:iCs/>
                <w:sz w:val="24"/>
                <w:szCs w:val="24"/>
              </w:rPr>
            </w:pPr>
            <w:r w:rsidRPr="001D060B">
              <w:rPr>
                <w:szCs w:val="21"/>
              </w:rPr>
              <w:t>Product Line Manager‌</w:t>
            </w:r>
          </w:p>
        </w:tc>
        <w:tc>
          <w:tcPr>
            <w:tcW w:w="1801" w:type="dxa"/>
            <w:tcBorders>
              <w:top w:val="single" w:sz="4" w:space="0" w:color="auto"/>
              <w:left w:val="single" w:sz="4" w:space="0" w:color="auto"/>
              <w:bottom w:val="single" w:sz="4" w:space="0" w:color="auto"/>
              <w:right w:val="single" w:sz="4" w:space="0" w:color="auto"/>
            </w:tcBorders>
            <w:vAlign w:val="center"/>
          </w:tcPr>
          <w:p w14:paraId="1EE02395" w14:textId="77777777" w:rsidR="00042FFD" w:rsidRDefault="00000000">
            <w:pPr>
              <w:spacing w:line="240" w:lineRule="exact"/>
              <w:textAlignment w:val="baseline"/>
              <w:rPr>
                <w:rFonts w:ascii="Arial" w:hAnsi="Arial" w:cs="Arial"/>
                <w:sz w:val="24"/>
                <w:szCs w:val="24"/>
              </w:rPr>
            </w:pPr>
            <w:r>
              <w:rPr>
                <w:szCs w:val="21"/>
              </w:rPr>
              <w:t>Group leader</w:t>
            </w:r>
          </w:p>
        </w:tc>
        <w:tc>
          <w:tcPr>
            <w:tcW w:w="1589" w:type="dxa"/>
            <w:tcBorders>
              <w:top w:val="single" w:sz="4" w:space="0" w:color="auto"/>
              <w:left w:val="single" w:sz="4" w:space="0" w:color="auto"/>
              <w:bottom w:val="single" w:sz="4" w:space="0" w:color="auto"/>
              <w:right w:val="single" w:sz="4" w:space="0" w:color="auto"/>
            </w:tcBorders>
            <w:vAlign w:val="center"/>
          </w:tcPr>
          <w:p w14:paraId="17C1D742" w14:textId="77777777" w:rsidR="00042FFD" w:rsidRDefault="00000000">
            <w:pPr>
              <w:spacing w:line="240" w:lineRule="exact"/>
              <w:textAlignment w:val="baseline"/>
              <w:rPr>
                <w:rFonts w:ascii="Arial" w:hAnsi="Arial" w:cs="Arial"/>
                <w:sz w:val="24"/>
                <w:szCs w:val="24"/>
              </w:rPr>
            </w:pPr>
            <w:r>
              <w:rPr>
                <w:szCs w:val="21"/>
              </w:rPr>
              <w:t>Hou Guangwei</w:t>
            </w:r>
          </w:p>
        </w:tc>
        <w:tc>
          <w:tcPr>
            <w:tcW w:w="2055" w:type="dxa"/>
            <w:tcBorders>
              <w:top w:val="single" w:sz="4" w:space="0" w:color="auto"/>
              <w:left w:val="single" w:sz="4" w:space="0" w:color="auto"/>
              <w:bottom w:val="single" w:sz="4" w:space="0" w:color="auto"/>
              <w:right w:val="single" w:sz="4" w:space="0" w:color="auto"/>
            </w:tcBorders>
            <w:vAlign w:val="center"/>
          </w:tcPr>
          <w:p w14:paraId="026BC770"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7BCEB999" w14:textId="77777777" w:rsidR="00042FFD" w:rsidRDefault="00042FFD">
            <w:pPr>
              <w:spacing w:line="240" w:lineRule="exact"/>
              <w:jc w:val="left"/>
              <w:textAlignment w:val="baseline"/>
              <w:rPr>
                <w:rFonts w:ascii="Arial" w:hAnsi="Arial" w:cs="Arial"/>
                <w:sz w:val="24"/>
                <w:szCs w:val="24"/>
              </w:rPr>
            </w:pPr>
          </w:p>
        </w:tc>
      </w:tr>
      <w:tr w:rsidR="00042FFD" w14:paraId="60E9730C"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26C627A5" w14:textId="77777777" w:rsidR="00042FFD" w:rsidRDefault="00000000">
            <w:pPr>
              <w:spacing w:line="240" w:lineRule="exact"/>
              <w:textAlignment w:val="baseline"/>
              <w:rPr>
                <w:rFonts w:ascii="Arial" w:hAnsi="Arial" w:cs="Arial"/>
                <w:iCs/>
                <w:sz w:val="24"/>
                <w:szCs w:val="24"/>
              </w:rPr>
            </w:pPr>
            <w:r>
              <w:rPr>
                <w:szCs w:val="21"/>
              </w:rPr>
              <w:t>Project Leader</w:t>
            </w:r>
          </w:p>
        </w:tc>
        <w:tc>
          <w:tcPr>
            <w:tcW w:w="1801" w:type="dxa"/>
            <w:tcBorders>
              <w:top w:val="single" w:sz="4" w:space="0" w:color="auto"/>
              <w:left w:val="single" w:sz="4" w:space="0" w:color="auto"/>
              <w:bottom w:val="single" w:sz="4" w:space="0" w:color="auto"/>
              <w:right w:val="single" w:sz="4" w:space="0" w:color="auto"/>
            </w:tcBorders>
            <w:vAlign w:val="center"/>
          </w:tcPr>
          <w:p w14:paraId="1AEBB305"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5F3F84A1" w14:textId="687B47D7" w:rsidR="00042FFD" w:rsidRDefault="001D060B">
            <w:pPr>
              <w:spacing w:line="240" w:lineRule="exact"/>
              <w:textAlignment w:val="baseline"/>
              <w:rPr>
                <w:rFonts w:ascii="Arial" w:hAnsi="Arial" w:cs="Arial"/>
                <w:sz w:val="24"/>
                <w:szCs w:val="24"/>
              </w:rPr>
            </w:pPr>
            <w:r>
              <w:rPr>
                <w:rFonts w:hint="eastAsia"/>
                <w:szCs w:val="21"/>
              </w:rPr>
              <w:t>Wang Dilong</w:t>
            </w:r>
          </w:p>
        </w:tc>
        <w:tc>
          <w:tcPr>
            <w:tcW w:w="2055" w:type="dxa"/>
            <w:tcBorders>
              <w:top w:val="single" w:sz="4" w:space="0" w:color="auto"/>
              <w:left w:val="single" w:sz="4" w:space="0" w:color="auto"/>
              <w:bottom w:val="single" w:sz="4" w:space="0" w:color="auto"/>
              <w:right w:val="single" w:sz="4" w:space="0" w:color="auto"/>
            </w:tcBorders>
            <w:vAlign w:val="center"/>
          </w:tcPr>
          <w:p w14:paraId="22D00F13"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22DF05AD" w14:textId="77777777" w:rsidR="00042FFD" w:rsidRDefault="00042FFD">
            <w:pPr>
              <w:spacing w:line="240" w:lineRule="exact"/>
              <w:jc w:val="left"/>
              <w:textAlignment w:val="baseline"/>
              <w:rPr>
                <w:rFonts w:ascii="Arial" w:hAnsi="Arial" w:cs="Arial"/>
                <w:sz w:val="24"/>
                <w:szCs w:val="24"/>
              </w:rPr>
            </w:pPr>
          </w:p>
        </w:tc>
      </w:tr>
      <w:tr w:rsidR="00042FFD" w14:paraId="61AECCE7"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76EF6BD9" w14:textId="77777777" w:rsidR="00042FFD" w:rsidRDefault="00000000">
            <w:pPr>
              <w:spacing w:line="280" w:lineRule="exact"/>
              <w:textAlignment w:val="baseline"/>
              <w:rPr>
                <w:rFonts w:ascii="Arial" w:hAnsi="Arial" w:cs="Arial"/>
                <w:iCs/>
                <w:sz w:val="24"/>
                <w:szCs w:val="24"/>
              </w:rPr>
            </w:pPr>
            <w:r>
              <w:rPr>
                <w:szCs w:val="21"/>
              </w:rPr>
              <w:t>Hardware</w:t>
            </w:r>
            <w:r>
              <w:rPr>
                <w:rFonts w:hint="eastAsia"/>
                <w:szCs w:val="21"/>
              </w:rPr>
              <w:t xml:space="preserve"> design director</w:t>
            </w:r>
          </w:p>
        </w:tc>
        <w:tc>
          <w:tcPr>
            <w:tcW w:w="1801" w:type="dxa"/>
            <w:tcBorders>
              <w:top w:val="single" w:sz="4" w:space="0" w:color="auto"/>
              <w:left w:val="single" w:sz="4" w:space="0" w:color="auto"/>
              <w:bottom w:val="single" w:sz="4" w:space="0" w:color="auto"/>
              <w:right w:val="single" w:sz="4" w:space="0" w:color="auto"/>
            </w:tcBorders>
            <w:vAlign w:val="center"/>
          </w:tcPr>
          <w:p w14:paraId="5A095187"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32897EE3" w14:textId="77777777" w:rsidR="00042FFD" w:rsidRDefault="00000000">
            <w:pPr>
              <w:spacing w:line="240" w:lineRule="exact"/>
              <w:textAlignment w:val="baseline"/>
              <w:rPr>
                <w:rFonts w:ascii="Arial" w:hAnsi="Arial" w:cs="Arial"/>
                <w:sz w:val="24"/>
                <w:szCs w:val="24"/>
              </w:rPr>
            </w:pPr>
            <w:r>
              <w:rPr>
                <w:szCs w:val="21"/>
              </w:rPr>
              <w:t>Wan Long</w:t>
            </w:r>
          </w:p>
        </w:tc>
        <w:tc>
          <w:tcPr>
            <w:tcW w:w="2055" w:type="dxa"/>
            <w:tcBorders>
              <w:top w:val="single" w:sz="4" w:space="0" w:color="auto"/>
              <w:left w:val="single" w:sz="4" w:space="0" w:color="auto"/>
              <w:bottom w:val="single" w:sz="4" w:space="0" w:color="auto"/>
              <w:right w:val="single" w:sz="4" w:space="0" w:color="auto"/>
            </w:tcBorders>
            <w:vAlign w:val="center"/>
          </w:tcPr>
          <w:p w14:paraId="5FD591F2"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1F4CD5B2" w14:textId="77777777" w:rsidR="00042FFD" w:rsidRDefault="00042FFD">
            <w:pPr>
              <w:spacing w:line="240" w:lineRule="exact"/>
              <w:jc w:val="left"/>
              <w:textAlignment w:val="baseline"/>
              <w:rPr>
                <w:rFonts w:ascii="Arial" w:hAnsi="Arial" w:cs="Arial"/>
                <w:sz w:val="24"/>
                <w:szCs w:val="24"/>
              </w:rPr>
            </w:pPr>
          </w:p>
        </w:tc>
      </w:tr>
      <w:tr w:rsidR="00042FFD" w14:paraId="248566E7"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09F79F73" w14:textId="77777777" w:rsidR="00042FFD" w:rsidRDefault="00000000">
            <w:pPr>
              <w:spacing w:line="280" w:lineRule="exact"/>
              <w:textAlignment w:val="baseline"/>
              <w:rPr>
                <w:rFonts w:ascii="Arial" w:hAnsi="Arial" w:cs="Arial"/>
                <w:iCs/>
                <w:sz w:val="24"/>
                <w:szCs w:val="24"/>
              </w:rPr>
            </w:pPr>
            <w:r>
              <w:rPr>
                <w:szCs w:val="21"/>
              </w:rPr>
              <w:t xml:space="preserve">Software design </w:t>
            </w:r>
            <w:r>
              <w:rPr>
                <w:rFonts w:hint="eastAsia"/>
                <w:szCs w:val="21"/>
              </w:rPr>
              <w:t>director</w:t>
            </w:r>
          </w:p>
        </w:tc>
        <w:tc>
          <w:tcPr>
            <w:tcW w:w="1801" w:type="dxa"/>
            <w:tcBorders>
              <w:top w:val="single" w:sz="4" w:space="0" w:color="auto"/>
              <w:left w:val="single" w:sz="4" w:space="0" w:color="auto"/>
              <w:bottom w:val="single" w:sz="4" w:space="0" w:color="auto"/>
              <w:right w:val="single" w:sz="4" w:space="0" w:color="auto"/>
            </w:tcBorders>
            <w:vAlign w:val="center"/>
          </w:tcPr>
          <w:p w14:paraId="7BACB6F8"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2BF45124" w14:textId="2DA9F67C" w:rsidR="00042FFD" w:rsidRDefault="00D7458F">
            <w:pPr>
              <w:spacing w:line="240" w:lineRule="exact"/>
              <w:textAlignment w:val="baseline"/>
              <w:rPr>
                <w:rFonts w:ascii="Arial" w:hAnsi="Arial" w:cs="Arial"/>
                <w:sz w:val="24"/>
                <w:szCs w:val="24"/>
              </w:rPr>
            </w:pPr>
            <w:r>
              <w:rPr>
                <w:rFonts w:hint="eastAsia"/>
                <w:szCs w:val="21"/>
              </w:rPr>
              <w:t>Wang Di</w:t>
            </w:r>
          </w:p>
        </w:tc>
        <w:tc>
          <w:tcPr>
            <w:tcW w:w="2055" w:type="dxa"/>
            <w:tcBorders>
              <w:top w:val="single" w:sz="4" w:space="0" w:color="auto"/>
              <w:left w:val="single" w:sz="4" w:space="0" w:color="auto"/>
              <w:bottom w:val="single" w:sz="4" w:space="0" w:color="auto"/>
              <w:right w:val="single" w:sz="4" w:space="0" w:color="auto"/>
            </w:tcBorders>
            <w:vAlign w:val="center"/>
          </w:tcPr>
          <w:p w14:paraId="56D98E18"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732D1B83" w14:textId="77777777" w:rsidR="00042FFD" w:rsidRDefault="00042FFD">
            <w:pPr>
              <w:spacing w:line="240" w:lineRule="exact"/>
              <w:jc w:val="left"/>
              <w:textAlignment w:val="baseline"/>
              <w:rPr>
                <w:rFonts w:ascii="Arial" w:hAnsi="Arial" w:cs="Arial"/>
                <w:sz w:val="24"/>
                <w:szCs w:val="24"/>
              </w:rPr>
            </w:pPr>
          </w:p>
        </w:tc>
      </w:tr>
      <w:tr w:rsidR="00042FFD" w14:paraId="39A321A9"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2CC97E91" w14:textId="77777777" w:rsidR="00042FFD" w:rsidRDefault="00000000">
            <w:pPr>
              <w:spacing w:line="280" w:lineRule="exact"/>
              <w:textAlignment w:val="baseline"/>
              <w:rPr>
                <w:szCs w:val="21"/>
              </w:rPr>
            </w:pPr>
            <w:r>
              <w:rPr>
                <w:szCs w:val="21"/>
              </w:rPr>
              <w:t>Mechanical</w:t>
            </w:r>
          </w:p>
          <w:p w14:paraId="49094190" w14:textId="77777777" w:rsidR="00042FFD" w:rsidRDefault="00000000">
            <w:pPr>
              <w:spacing w:line="280" w:lineRule="exact"/>
              <w:textAlignment w:val="baseline"/>
              <w:rPr>
                <w:rFonts w:ascii="Arial" w:hAnsi="Arial" w:cs="Arial"/>
                <w:iCs/>
                <w:sz w:val="24"/>
                <w:szCs w:val="24"/>
              </w:rPr>
            </w:pPr>
            <w:r>
              <w:rPr>
                <w:szCs w:val="21"/>
              </w:rPr>
              <w:t>Design</w:t>
            </w:r>
            <w:r>
              <w:rPr>
                <w:rFonts w:hint="eastAsia"/>
                <w:szCs w:val="21"/>
              </w:rPr>
              <w:t xml:space="preserve"> director</w:t>
            </w:r>
          </w:p>
        </w:tc>
        <w:tc>
          <w:tcPr>
            <w:tcW w:w="1801" w:type="dxa"/>
            <w:tcBorders>
              <w:top w:val="single" w:sz="4" w:space="0" w:color="auto"/>
              <w:left w:val="single" w:sz="4" w:space="0" w:color="auto"/>
              <w:bottom w:val="single" w:sz="4" w:space="0" w:color="auto"/>
              <w:right w:val="single" w:sz="4" w:space="0" w:color="auto"/>
            </w:tcBorders>
            <w:vAlign w:val="center"/>
          </w:tcPr>
          <w:p w14:paraId="032516B2"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40E454ED" w14:textId="77777777" w:rsidR="00042FFD" w:rsidRDefault="00000000">
            <w:pPr>
              <w:spacing w:line="240" w:lineRule="exact"/>
              <w:textAlignment w:val="baseline"/>
              <w:rPr>
                <w:rFonts w:ascii="Arial" w:hAnsi="Arial" w:cs="Arial"/>
                <w:sz w:val="24"/>
                <w:szCs w:val="24"/>
              </w:rPr>
            </w:pPr>
            <w:r>
              <w:rPr>
                <w:szCs w:val="21"/>
              </w:rPr>
              <w:t>Liu Zhao</w:t>
            </w:r>
          </w:p>
        </w:tc>
        <w:tc>
          <w:tcPr>
            <w:tcW w:w="2055" w:type="dxa"/>
            <w:tcBorders>
              <w:top w:val="single" w:sz="4" w:space="0" w:color="auto"/>
              <w:left w:val="single" w:sz="4" w:space="0" w:color="auto"/>
              <w:bottom w:val="single" w:sz="4" w:space="0" w:color="auto"/>
              <w:right w:val="single" w:sz="4" w:space="0" w:color="auto"/>
            </w:tcBorders>
            <w:vAlign w:val="center"/>
          </w:tcPr>
          <w:p w14:paraId="129ACCAA"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57AA4197" w14:textId="77777777" w:rsidR="00042FFD" w:rsidRDefault="00042FFD">
            <w:pPr>
              <w:spacing w:line="240" w:lineRule="exact"/>
              <w:jc w:val="left"/>
              <w:textAlignment w:val="baseline"/>
              <w:rPr>
                <w:rFonts w:ascii="Arial" w:hAnsi="Arial" w:cs="Arial"/>
                <w:sz w:val="24"/>
                <w:szCs w:val="24"/>
              </w:rPr>
            </w:pPr>
          </w:p>
        </w:tc>
      </w:tr>
      <w:tr w:rsidR="00042FFD" w14:paraId="578C16EE"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24F2823" w14:textId="77777777" w:rsidR="00042FFD" w:rsidRDefault="00000000">
            <w:pPr>
              <w:spacing w:line="240" w:lineRule="exact"/>
              <w:textAlignment w:val="baseline"/>
              <w:rPr>
                <w:rFonts w:ascii="Arial" w:hAnsi="Arial" w:cs="Arial"/>
                <w:iCs/>
                <w:sz w:val="24"/>
                <w:szCs w:val="24"/>
              </w:rPr>
            </w:pPr>
            <w:r>
              <w:rPr>
                <w:szCs w:val="21"/>
              </w:rPr>
              <w:t xml:space="preserve">Quality management personnel  </w:t>
            </w:r>
          </w:p>
        </w:tc>
        <w:tc>
          <w:tcPr>
            <w:tcW w:w="1801" w:type="dxa"/>
            <w:tcBorders>
              <w:top w:val="single" w:sz="4" w:space="0" w:color="auto"/>
              <w:left w:val="single" w:sz="4" w:space="0" w:color="auto"/>
              <w:bottom w:val="single" w:sz="4" w:space="0" w:color="auto"/>
              <w:right w:val="single" w:sz="4" w:space="0" w:color="auto"/>
            </w:tcBorders>
            <w:vAlign w:val="center"/>
          </w:tcPr>
          <w:p w14:paraId="71C39516"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773B6D0B" w14:textId="646F29BB" w:rsidR="00042FFD" w:rsidRDefault="00986FA2">
            <w:pPr>
              <w:spacing w:line="240" w:lineRule="exact"/>
              <w:textAlignment w:val="baseline"/>
              <w:rPr>
                <w:rFonts w:ascii="Arial" w:hAnsi="Arial" w:cs="Arial"/>
                <w:sz w:val="24"/>
                <w:szCs w:val="24"/>
              </w:rPr>
            </w:pPr>
            <w:ins w:id="43" w:author="东伟 刘" w:date="2026-04-21T14:33:00Z">
              <w:r w:rsidRPr="00986FA2">
                <w:rPr>
                  <w:szCs w:val="21"/>
                </w:rPr>
                <w:t>Zhang Xun</w:t>
              </w:r>
            </w:ins>
            <w:del w:id="44" w:author="东伟 刘" w:date="2026-04-21T14:33:00Z" w16du:dateUtc="2026-04-21T06:33:00Z">
              <w:r w:rsidR="000B5FE5" w:rsidDel="00986FA2">
                <w:rPr>
                  <w:rFonts w:hint="eastAsia"/>
                  <w:szCs w:val="21"/>
                </w:rPr>
                <w:delText>Zhao Yihai</w:delText>
              </w:r>
            </w:del>
          </w:p>
        </w:tc>
        <w:tc>
          <w:tcPr>
            <w:tcW w:w="2055" w:type="dxa"/>
            <w:tcBorders>
              <w:top w:val="single" w:sz="4" w:space="0" w:color="auto"/>
              <w:left w:val="single" w:sz="4" w:space="0" w:color="auto"/>
              <w:bottom w:val="single" w:sz="4" w:space="0" w:color="auto"/>
              <w:right w:val="single" w:sz="4" w:space="0" w:color="auto"/>
            </w:tcBorders>
            <w:vAlign w:val="center"/>
          </w:tcPr>
          <w:p w14:paraId="3DD3292C"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68DF3F4B" w14:textId="77777777" w:rsidR="00042FFD" w:rsidRDefault="00042FFD">
            <w:pPr>
              <w:spacing w:line="240" w:lineRule="exact"/>
              <w:jc w:val="left"/>
              <w:textAlignment w:val="baseline"/>
              <w:rPr>
                <w:rFonts w:ascii="Arial" w:hAnsi="Arial" w:cs="Arial"/>
                <w:sz w:val="24"/>
                <w:szCs w:val="24"/>
              </w:rPr>
            </w:pPr>
          </w:p>
        </w:tc>
      </w:tr>
      <w:tr w:rsidR="00042FFD" w14:paraId="03534FDD"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34589DE0" w14:textId="77777777" w:rsidR="00042FFD" w:rsidRDefault="00000000">
            <w:pPr>
              <w:spacing w:line="240" w:lineRule="exact"/>
              <w:textAlignment w:val="baseline"/>
              <w:rPr>
                <w:rFonts w:ascii="Arial" w:hAnsi="Arial" w:cs="Arial"/>
                <w:iCs/>
                <w:sz w:val="24"/>
                <w:szCs w:val="24"/>
              </w:rPr>
            </w:pPr>
            <w:r>
              <w:rPr>
                <w:szCs w:val="21"/>
              </w:rPr>
              <w:t>Process design personnel</w:t>
            </w:r>
          </w:p>
        </w:tc>
        <w:tc>
          <w:tcPr>
            <w:tcW w:w="1801" w:type="dxa"/>
            <w:tcBorders>
              <w:top w:val="single" w:sz="4" w:space="0" w:color="auto"/>
              <w:left w:val="single" w:sz="4" w:space="0" w:color="auto"/>
              <w:bottom w:val="single" w:sz="4" w:space="0" w:color="auto"/>
              <w:right w:val="single" w:sz="4" w:space="0" w:color="auto"/>
            </w:tcBorders>
            <w:vAlign w:val="center"/>
          </w:tcPr>
          <w:p w14:paraId="46AD660D"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0530EC19" w14:textId="23F3561B" w:rsidR="00042FFD" w:rsidRDefault="000B5FE5">
            <w:pPr>
              <w:spacing w:line="240" w:lineRule="exact"/>
              <w:textAlignment w:val="baseline"/>
              <w:rPr>
                <w:rFonts w:ascii="Arial" w:hAnsi="Arial" w:cs="Arial"/>
                <w:sz w:val="24"/>
                <w:szCs w:val="24"/>
              </w:rPr>
            </w:pPr>
            <w:r>
              <w:rPr>
                <w:rFonts w:hint="eastAsia"/>
                <w:szCs w:val="21"/>
              </w:rPr>
              <w:t>Cheng Minjie</w:t>
            </w:r>
          </w:p>
        </w:tc>
        <w:tc>
          <w:tcPr>
            <w:tcW w:w="2055" w:type="dxa"/>
            <w:tcBorders>
              <w:top w:val="single" w:sz="4" w:space="0" w:color="auto"/>
              <w:left w:val="single" w:sz="4" w:space="0" w:color="auto"/>
              <w:bottom w:val="single" w:sz="4" w:space="0" w:color="auto"/>
              <w:right w:val="single" w:sz="4" w:space="0" w:color="auto"/>
            </w:tcBorders>
            <w:vAlign w:val="center"/>
          </w:tcPr>
          <w:p w14:paraId="40DE39B9"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2859425A" w14:textId="77777777" w:rsidR="00042FFD" w:rsidRDefault="00042FFD">
            <w:pPr>
              <w:spacing w:line="240" w:lineRule="exact"/>
              <w:jc w:val="left"/>
              <w:textAlignment w:val="baseline"/>
              <w:rPr>
                <w:rFonts w:ascii="Arial" w:hAnsi="Arial" w:cs="Arial"/>
                <w:sz w:val="24"/>
                <w:szCs w:val="24"/>
              </w:rPr>
            </w:pPr>
          </w:p>
        </w:tc>
      </w:tr>
      <w:tr w:rsidR="00042FFD" w14:paraId="545BA27C"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2E2B8A9B" w14:textId="77777777" w:rsidR="00042FFD" w:rsidRDefault="00000000">
            <w:pPr>
              <w:spacing w:line="240" w:lineRule="exact"/>
              <w:textAlignment w:val="baseline"/>
              <w:rPr>
                <w:rFonts w:ascii="Arial" w:hAnsi="Arial" w:cs="Arial"/>
                <w:iCs/>
                <w:sz w:val="24"/>
                <w:szCs w:val="24"/>
              </w:rPr>
            </w:pPr>
            <w:r>
              <w:rPr>
                <w:szCs w:val="21"/>
              </w:rPr>
              <w:t xml:space="preserve">Sales personnel </w:t>
            </w:r>
          </w:p>
        </w:tc>
        <w:tc>
          <w:tcPr>
            <w:tcW w:w="1801" w:type="dxa"/>
            <w:tcBorders>
              <w:top w:val="single" w:sz="4" w:space="0" w:color="auto"/>
              <w:left w:val="single" w:sz="4" w:space="0" w:color="auto"/>
              <w:bottom w:val="single" w:sz="4" w:space="0" w:color="auto"/>
              <w:right w:val="single" w:sz="4" w:space="0" w:color="auto"/>
            </w:tcBorders>
            <w:vAlign w:val="center"/>
          </w:tcPr>
          <w:p w14:paraId="5771346D"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2CF51B75" w14:textId="77777777" w:rsidR="00042FFD" w:rsidRDefault="00000000">
            <w:pPr>
              <w:spacing w:line="240" w:lineRule="exact"/>
              <w:textAlignment w:val="baseline"/>
              <w:rPr>
                <w:rFonts w:ascii="Arial" w:hAnsi="Arial" w:cs="Arial"/>
                <w:sz w:val="24"/>
                <w:szCs w:val="24"/>
              </w:rPr>
            </w:pPr>
            <w:r>
              <w:rPr>
                <w:rFonts w:hint="eastAsia"/>
                <w:szCs w:val="21"/>
              </w:rPr>
              <w:t>Zhao Yiping</w:t>
            </w:r>
          </w:p>
        </w:tc>
        <w:tc>
          <w:tcPr>
            <w:tcW w:w="2055" w:type="dxa"/>
            <w:tcBorders>
              <w:top w:val="single" w:sz="4" w:space="0" w:color="auto"/>
              <w:left w:val="single" w:sz="4" w:space="0" w:color="auto"/>
              <w:bottom w:val="single" w:sz="4" w:space="0" w:color="auto"/>
              <w:right w:val="single" w:sz="4" w:space="0" w:color="auto"/>
            </w:tcBorders>
            <w:vAlign w:val="center"/>
          </w:tcPr>
          <w:p w14:paraId="522B1385"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5998C21C" w14:textId="77777777" w:rsidR="00042FFD" w:rsidRDefault="00042FFD">
            <w:pPr>
              <w:spacing w:line="240" w:lineRule="exact"/>
              <w:jc w:val="left"/>
              <w:textAlignment w:val="baseline"/>
              <w:rPr>
                <w:rFonts w:ascii="Arial" w:hAnsi="Arial" w:cs="Arial"/>
                <w:sz w:val="24"/>
                <w:szCs w:val="24"/>
              </w:rPr>
            </w:pPr>
          </w:p>
        </w:tc>
      </w:tr>
      <w:tr w:rsidR="00042FFD" w14:paraId="7C04A919"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5A75419E" w14:textId="77777777" w:rsidR="00042FFD" w:rsidRDefault="00000000">
            <w:pPr>
              <w:spacing w:line="240" w:lineRule="exact"/>
              <w:textAlignment w:val="baseline"/>
              <w:rPr>
                <w:rFonts w:ascii="Arial" w:hAnsi="Arial" w:cs="Arial"/>
                <w:sz w:val="24"/>
                <w:szCs w:val="24"/>
              </w:rPr>
            </w:pPr>
            <w:r>
              <w:rPr>
                <w:szCs w:val="21"/>
              </w:rPr>
              <w:t>Certification personnel</w:t>
            </w:r>
          </w:p>
        </w:tc>
        <w:tc>
          <w:tcPr>
            <w:tcW w:w="1801" w:type="dxa"/>
            <w:tcBorders>
              <w:top w:val="single" w:sz="4" w:space="0" w:color="auto"/>
              <w:left w:val="single" w:sz="4" w:space="0" w:color="auto"/>
              <w:bottom w:val="single" w:sz="4" w:space="0" w:color="auto"/>
              <w:right w:val="single" w:sz="4" w:space="0" w:color="auto"/>
            </w:tcBorders>
            <w:vAlign w:val="center"/>
          </w:tcPr>
          <w:p w14:paraId="5F632AAE"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7A693EB5" w14:textId="77777777" w:rsidR="00042FFD" w:rsidRDefault="00000000">
            <w:pPr>
              <w:spacing w:line="240" w:lineRule="exact"/>
              <w:textAlignment w:val="baseline"/>
              <w:rPr>
                <w:szCs w:val="21"/>
              </w:rPr>
            </w:pPr>
            <w:r>
              <w:rPr>
                <w:szCs w:val="21"/>
              </w:rPr>
              <w:t>Wang Yanhong</w:t>
            </w:r>
          </w:p>
        </w:tc>
        <w:tc>
          <w:tcPr>
            <w:tcW w:w="2055" w:type="dxa"/>
            <w:tcBorders>
              <w:top w:val="single" w:sz="4" w:space="0" w:color="auto"/>
              <w:left w:val="single" w:sz="4" w:space="0" w:color="auto"/>
              <w:bottom w:val="single" w:sz="4" w:space="0" w:color="auto"/>
              <w:right w:val="single" w:sz="4" w:space="0" w:color="auto"/>
            </w:tcBorders>
            <w:vAlign w:val="center"/>
          </w:tcPr>
          <w:p w14:paraId="32979C5E"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7D568A4D" w14:textId="77777777" w:rsidR="00042FFD" w:rsidRDefault="00042FFD">
            <w:pPr>
              <w:spacing w:line="240" w:lineRule="exact"/>
              <w:jc w:val="left"/>
              <w:textAlignment w:val="baseline"/>
              <w:rPr>
                <w:rFonts w:ascii="Arial" w:hAnsi="Arial" w:cs="Arial"/>
                <w:sz w:val="24"/>
                <w:szCs w:val="24"/>
              </w:rPr>
            </w:pPr>
          </w:p>
        </w:tc>
      </w:tr>
      <w:tr w:rsidR="00042FFD" w14:paraId="44A7FF7D"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59D83178" w14:textId="77777777" w:rsidR="00042FFD" w:rsidRDefault="00000000">
            <w:pPr>
              <w:spacing w:line="240" w:lineRule="exact"/>
              <w:textAlignment w:val="baseline"/>
              <w:rPr>
                <w:rFonts w:ascii="Arial" w:hAnsi="Arial" w:cs="Arial"/>
                <w:sz w:val="24"/>
                <w:szCs w:val="24"/>
              </w:rPr>
            </w:pPr>
            <w:r>
              <w:rPr>
                <w:szCs w:val="21"/>
              </w:rPr>
              <w:t>P</w:t>
            </w:r>
            <w:r>
              <w:rPr>
                <w:rFonts w:hint="eastAsia"/>
                <w:szCs w:val="21"/>
              </w:rPr>
              <w:t>ersonnel</w:t>
            </w:r>
            <w:r>
              <w:rPr>
                <w:szCs w:val="21"/>
              </w:rPr>
              <w:t xml:space="preserve"> with medical backgrou</w:t>
            </w:r>
            <w:r>
              <w:rPr>
                <w:rFonts w:hint="eastAsia"/>
                <w:szCs w:val="21"/>
              </w:rPr>
              <w:t>n</w:t>
            </w:r>
            <w:r>
              <w:rPr>
                <w:szCs w:val="21"/>
              </w:rPr>
              <w:t>d</w:t>
            </w:r>
          </w:p>
        </w:tc>
        <w:tc>
          <w:tcPr>
            <w:tcW w:w="1801" w:type="dxa"/>
            <w:tcBorders>
              <w:top w:val="single" w:sz="4" w:space="0" w:color="auto"/>
              <w:left w:val="single" w:sz="4" w:space="0" w:color="auto"/>
              <w:bottom w:val="single" w:sz="4" w:space="0" w:color="auto"/>
              <w:right w:val="single" w:sz="4" w:space="0" w:color="auto"/>
            </w:tcBorders>
            <w:vAlign w:val="center"/>
          </w:tcPr>
          <w:p w14:paraId="55EEBF81" w14:textId="77777777" w:rsidR="00042FFD" w:rsidRDefault="00000000">
            <w:pPr>
              <w:spacing w:line="240" w:lineRule="exact"/>
              <w:textAlignment w:val="baseline"/>
              <w:rPr>
                <w:rFonts w:ascii="Arial" w:hAnsi="Arial" w:cs="Arial"/>
                <w:sz w:val="24"/>
                <w:szCs w:val="24"/>
              </w:rPr>
            </w:pPr>
            <w:r>
              <w:rPr>
                <w:szCs w:val="21"/>
              </w:rPr>
              <w:t>Member</w:t>
            </w:r>
          </w:p>
        </w:tc>
        <w:tc>
          <w:tcPr>
            <w:tcW w:w="1589" w:type="dxa"/>
            <w:tcBorders>
              <w:top w:val="single" w:sz="4" w:space="0" w:color="auto"/>
              <w:left w:val="single" w:sz="4" w:space="0" w:color="auto"/>
              <w:bottom w:val="single" w:sz="4" w:space="0" w:color="auto"/>
              <w:right w:val="single" w:sz="4" w:space="0" w:color="auto"/>
            </w:tcBorders>
            <w:vAlign w:val="center"/>
          </w:tcPr>
          <w:p w14:paraId="43359BD1" w14:textId="77777777" w:rsidR="00042FFD" w:rsidRDefault="00000000">
            <w:pPr>
              <w:spacing w:line="240" w:lineRule="exact"/>
              <w:textAlignment w:val="baseline"/>
              <w:rPr>
                <w:szCs w:val="21"/>
              </w:rPr>
            </w:pPr>
            <w:r>
              <w:rPr>
                <w:szCs w:val="21"/>
              </w:rPr>
              <w:t>Gao Kejian</w:t>
            </w:r>
          </w:p>
        </w:tc>
        <w:tc>
          <w:tcPr>
            <w:tcW w:w="2055" w:type="dxa"/>
            <w:tcBorders>
              <w:top w:val="single" w:sz="4" w:space="0" w:color="auto"/>
              <w:left w:val="single" w:sz="4" w:space="0" w:color="auto"/>
              <w:bottom w:val="single" w:sz="4" w:space="0" w:color="auto"/>
              <w:right w:val="single" w:sz="4" w:space="0" w:color="auto"/>
            </w:tcBorders>
            <w:vAlign w:val="center"/>
          </w:tcPr>
          <w:p w14:paraId="7AA7869A" w14:textId="77777777" w:rsidR="00042FFD" w:rsidRDefault="00042FFD">
            <w:pPr>
              <w:spacing w:line="240" w:lineRule="exact"/>
              <w:jc w:val="left"/>
              <w:textAlignment w:val="baseline"/>
              <w:rPr>
                <w:rFonts w:ascii="Arial" w:hAnsi="Arial" w:cs="Arial"/>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07E3AE72" w14:textId="77777777" w:rsidR="00042FFD" w:rsidRDefault="00042FFD">
            <w:pPr>
              <w:spacing w:line="240" w:lineRule="exact"/>
              <w:jc w:val="left"/>
              <w:textAlignment w:val="baseline"/>
              <w:rPr>
                <w:rFonts w:ascii="Arial" w:hAnsi="Arial" w:cs="Arial"/>
                <w:sz w:val="24"/>
                <w:szCs w:val="24"/>
              </w:rPr>
            </w:pPr>
          </w:p>
        </w:tc>
      </w:tr>
    </w:tbl>
    <w:p w14:paraId="7C014176" w14:textId="77777777" w:rsidR="00042FFD" w:rsidRDefault="00042FFD">
      <w:pPr>
        <w:textAlignment w:val="baseline"/>
        <w:rPr>
          <w:sz w:val="24"/>
        </w:rPr>
      </w:pPr>
    </w:p>
    <w:sectPr w:rsidR="00042FFD">
      <w:headerReference w:type="default" r:id="rId14"/>
      <w:pgSz w:w="11906" w:h="16838"/>
      <w:pgMar w:top="1134" w:right="850" w:bottom="1134" w:left="85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6D0CC" w14:textId="77777777" w:rsidR="00F54D75" w:rsidRDefault="00F54D75">
      <w:r>
        <w:separator/>
      </w:r>
    </w:p>
  </w:endnote>
  <w:endnote w:type="continuationSeparator" w:id="0">
    <w:p w14:paraId="446F1F41" w14:textId="77777777" w:rsidR="00F54D75" w:rsidRDefault="00F54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孙过庭草体测试版">
    <w:altName w:val="宋体"/>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34A1" w14:textId="77777777" w:rsidR="00042FFD" w:rsidRDefault="00000000">
    <w:pPr>
      <w:pStyle w:val="a9"/>
    </w:pPr>
    <w:r>
      <w:rPr>
        <w:noProof/>
      </w:rPr>
      <mc:AlternateContent>
        <mc:Choice Requires="wps">
          <w:drawing>
            <wp:anchor distT="0" distB="0" distL="114300" distR="114300" simplePos="0" relativeHeight="251660288" behindDoc="0" locked="0" layoutInCell="1" allowOverlap="1" wp14:anchorId="57758414" wp14:editId="5258CD67">
              <wp:simplePos x="0" y="0"/>
              <wp:positionH relativeFrom="margin">
                <wp:posOffset>3096260</wp:posOffset>
              </wp:positionH>
              <wp:positionV relativeFrom="paragraph">
                <wp:posOffset>0</wp:posOffset>
              </wp:positionV>
              <wp:extent cx="520700" cy="148590"/>
              <wp:effectExtent l="0" t="0" r="12700" b="3810"/>
              <wp:wrapNone/>
              <wp:docPr id="9" name="文本框 9"/>
              <wp:cNvGraphicFramePr/>
              <a:graphic xmlns:a="http://schemas.openxmlformats.org/drawingml/2006/main">
                <a:graphicData uri="http://schemas.microsoft.com/office/word/2010/wordprocessingShape">
                  <wps:wsp>
                    <wps:cNvSpPr txBox="1"/>
                    <wps:spPr>
                      <a:xfrm>
                        <a:off x="0" y="0"/>
                        <a:ext cx="520995" cy="1488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AB4C3" w14:textId="77777777" w:rsidR="00042FFD" w:rsidRDefault="00042FFD">
                          <w:pPr>
                            <w:pStyle w:val="a9"/>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7758414" id="_x0000_t202" coordsize="21600,21600" o:spt="202" path="m,l,21600r21600,l21600,xe">
              <v:stroke joinstyle="miter"/>
              <v:path gradientshapeok="t" o:connecttype="rect"/>
            </v:shapetype>
            <v:shape id="文本框 9" o:spid="_x0000_s1026" type="#_x0000_t202" style="position:absolute;margin-left:243.8pt;margin-top:0;width:41pt;height:11.7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" filled="f" stroked="f" strokeweight=".5pt">
              <v:textbox inset="0,0,0,0">
                <w:txbxContent>
                  <w:p w14:paraId="541AB4C3" w14:textId="77777777" w:rsidR="00042FFD" w:rsidRDefault="00042FFD">
                    <w:pPr>
                      <w:pStyle w:val="a9"/>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C8D0" w14:textId="77777777" w:rsidR="00042FFD" w:rsidRDefault="00000000">
    <w:pPr>
      <w:pStyle w:val="a9"/>
    </w:pPr>
    <w:r>
      <w:rPr>
        <w:noProof/>
      </w:rPr>
      <mc:AlternateContent>
        <mc:Choice Requires="wps">
          <w:drawing>
            <wp:anchor distT="0" distB="0" distL="114300" distR="114300" simplePos="0" relativeHeight="251663360" behindDoc="0" locked="0" layoutInCell="1" allowOverlap="1" wp14:anchorId="33CCD5F7" wp14:editId="54392DA3">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30951" w14:textId="77777777" w:rsidR="00042FFD" w:rsidRDefault="00000000">
                          <w:pPr>
                            <w:pStyle w:val="a9"/>
                          </w:pPr>
                          <w:r>
                            <w:fldChar w:fldCharType="begin"/>
                          </w:r>
                          <w:r>
                            <w:instrText xml:space="preserve"> PAGE  \* MERGEFORMAT </w:instrText>
                          </w:r>
                          <w:r>
                            <w:fldChar w:fldCharType="separate"/>
                          </w:r>
                          <w:r>
                            <w:t>1</w:t>
                          </w:r>
                          <w:r>
                            <w:fldChar w:fldCharType="end"/>
                          </w:r>
                          <w:r>
                            <w:t xml:space="preserve"> / </w:t>
                          </w:r>
                          <w:r>
                            <w:rPr>
                              <w:rFonts w:hint="eastAsia"/>
                            </w:rPr>
                            <w:t>19</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CCD5F7" id="_x0000_t202" coordsize="21600,21600" o:spt="202" path="m,l,21600r21600,l21600,xe">
              <v:stroke joinstyle="miter"/>
              <v:path gradientshapeok="t" o:connecttype="rect"/>
            </v:shapetype>
            <v:shape id="文本框 10" o:spid="_x0000_s1027"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F430951" w14:textId="77777777" w:rsidR="00042FFD" w:rsidRDefault="00000000">
                    <w:pPr>
                      <w:pStyle w:val="a9"/>
                    </w:pPr>
                    <w:r>
                      <w:fldChar w:fldCharType="begin"/>
                    </w:r>
                    <w:r>
                      <w:instrText xml:space="preserve"> PAGE  \* MERGEFORMAT </w:instrText>
                    </w:r>
                    <w:r>
                      <w:fldChar w:fldCharType="separate"/>
                    </w:r>
                    <w:r>
                      <w:t>1</w:t>
                    </w:r>
                    <w:r>
                      <w:fldChar w:fldCharType="end"/>
                    </w:r>
                    <w:r>
                      <w:t xml:space="preserve"> / </w:t>
                    </w:r>
                    <w:r>
                      <w:rPr>
                        <w:rFonts w:hint="eastAsia"/>
                      </w:rPr>
                      <w:t>19</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FE3A" w14:textId="77777777" w:rsidR="00F54D75" w:rsidRDefault="00F54D75">
      <w:r>
        <w:separator/>
      </w:r>
    </w:p>
  </w:footnote>
  <w:footnote w:type="continuationSeparator" w:id="0">
    <w:p w14:paraId="04008FA0" w14:textId="77777777" w:rsidR="00F54D75" w:rsidRDefault="00F54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ABD4" w14:textId="73893ECF" w:rsidR="00042FFD" w:rsidRDefault="00000000">
    <w:pPr>
      <w:pStyle w:val="aa"/>
      <w:ind w:firstLineChars="1000" w:firstLine="1800"/>
      <w:rPr>
        <w:bCs/>
        <w:sz w:val="21"/>
        <w:szCs w:val="28"/>
      </w:rPr>
    </w:pPr>
    <w:r>
      <w:rPr>
        <w:noProof/>
      </w:rPr>
      <w:drawing>
        <wp:anchor distT="0" distB="0" distL="114300" distR="114300" simplePos="0" relativeHeight="251657216" behindDoc="1" locked="0" layoutInCell="1" allowOverlap="1" wp14:anchorId="2B41A20A" wp14:editId="0FF21B7F">
          <wp:simplePos x="0" y="0"/>
          <wp:positionH relativeFrom="column">
            <wp:posOffset>3810</wp:posOffset>
          </wp:positionH>
          <wp:positionV relativeFrom="paragraph">
            <wp:posOffset>-69215</wp:posOffset>
          </wp:positionV>
          <wp:extent cx="1035050" cy="396875"/>
          <wp:effectExtent l="0" t="0" r="12700" b="3175"/>
          <wp:wrapNone/>
          <wp:docPr id="5" name="Picture 2"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ndon标"/>
                  <pic:cNvPicPr>
                    <a:picLocks noChangeAspect="1"/>
                  </pic:cNvPicPr>
                </pic:nvPicPr>
                <pic:blipFill>
                  <a:blip r:embed="rId1"/>
                  <a:stretch>
                    <a:fillRect/>
                  </a:stretch>
                </pic:blipFill>
                <pic:spPr>
                  <a:xfrm>
                    <a:off x="0" y="0"/>
                    <a:ext cx="1035050" cy="396875"/>
                  </a:xfrm>
                  <a:prstGeom prst="rect">
                    <a:avLst/>
                  </a:prstGeom>
                  <a:noFill/>
                  <a:ln>
                    <a:noFill/>
                  </a:ln>
                </pic:spPr>
              </pic:pic>
            </a:graphicData>
          </a:graphic>
        </wp:anchor>
      </w:drawing>
    </w:r>
    <w:r>
      <w:rPr>
        <w:rFonts w:hint="eastAsia"/>
        <w:bCs/>
        <w:sz w:val="21"/>
        <w:szCs w:val="28"/>
      </w:rPr>
      <w:t xml:space="preserve">DN: </w:t>
    </w:r>
    <w:r w:rsidR="00C73CD8">
      <w:rPr>
        <w:rFonts w:hint="eastAsia"/>
        <w:bCs/>
        <w:sz w:val="21"/>
        <w:szCs w:val="28"/>
      </w:rPr>
      <w:t>PT9L</w:t>
    </w:r>
    <w:r>
      <w:rPr>
        <w:rFonts w:hint="eastAsia"/>
        <w:bCs/>
        <w:sz w:val="21"/>
        <w:szCs w:val="28"/>
      </w:rPr>
      <w:t xml:space="preserve">-FXYS01 V1.0                                             </w:t>
    </w:r>
  </w:p>
  <w:p w14:paraId="506EC92B" w14:textId="77777777" w:rsidR="00042FFD" w:rsidRDefault="00000000">
    <w:pPr>
      <w:pStyle w:val="aa"/>
      <w:ind w:firstLineChars="2000" w:firstLine="4200"/>
    </w:pPr>
    <w:r>
      <w:rPr>
        <w:rFonts w:hint="eastAsia"/>
        <w:bCs/>
        <w:sz w:val="21"/>
        <w:szCs w:val="21"/>
      </w:rPr>
      <w:t xml:space="preserve">Verification of </w:t>
    </w:r>
    <w:r>
      <w:rPr>
        <w:bCs/>
        <w:sz w:val="21"/>
        <w:szCs w:val="21"/>
      </w:rPr>
      <w:t>risk control measure and residual risk evaluation r</w:t>
    </w:r>
    <w:r>
      <w:rPr>
        <w:rFonts w:hint="eastAsia"/>
        <w:bCs/>
        <w:sz w:val="21"/>
        <w:szCs w:val="21"/>
      </w:rPr>
      <w:t>eport</w:t>
    </w:r>
  </w:p>
  <w:p w14:paraId="452858B4" w14:textId="77777777" w:rsidR="00042FFD" w:rsidRDefault="00042FFD">
    <w:pPr>
      <w:pStyle w:val="aa"/>
      <w:pBdr>
        <w:left w:val="none" w:sz="0" w:space="1"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577F" w14:textId="49ED7361" w:rsidR="00042FFD" w:rsidRDefault="00000000">
    <w:pPr>
      <w:pStyle w:val="aa"/>
      <w:ind w:firstLineChars="1000" w:firstLine="1800"/>
      <w:rPr>
        <w:bCs/>
        <w:sz w:val="21"/>
        <w:szCs w:val="28"/>
      </w:rPr>
    </w:pPr>
    <w:r>
      <w:rPr>
        <w:noProof/>
      </w:rPr>
      <w:drawing>
        <wp:anchor distT="0" distB="0" distL="114300" distR="114300" simplePos="0" relativeHeight="251653120" behindDoc="1" locked="0" layoutInCell="1" allowOverlap="1" wp14:anchorId="5615A403" wp14:editId="1741EEDE">
          <wp:simplePos x="0" y="0"/>
          <wp:positionH relativeFrom="column">
            <wp:posOffset>3810</wp:posOffset>
          </wp:positionH>
          <wp:positionV relativeFrom="paragraph">
            <wp:posOffset>-69215</wp:posOffset>
          </wp:positionV>
          <wp:extent cx="1035050" cy="396875"/>
          <wp:effectExtent l="0" t="0" r="12700" b="3175"/>
          <wp:wrapNone/>
          <wp:docPr id="1" name="Picture 2"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ndon标"/>
                  <pic:cNvPicPr>
                    <a:picLocks noChangeAspect="1"/>
                  </pic:cNvPicPr>
                </pic:nvPicPr>
                <pic:blipFill>
                  <a:blip r:embed="rId1"/>
                  <a:stretch>
                    <a:fillRect/>
                  </a:stretch>
                </pic:blipFill>
                <pic:spPr>
                  <a:xfrm>
                    <a:off x="0" y="0"/>
                    <a:ext cx="1035050" cy="396875"/>
                  </a:xfrm>
                  <a:prstGeom prst="rect">
                    <a:avLst/>
                  </a:prstGeom>
                  <a:noFill/>
                  <a:ln>
                    <a:noFill/>
                  </a:ln>
                </pic:spPr>
              </pic:pic>
            </a:graphicData>
          </a:graphic>
        </wp:anchor>
      </w:drawing>
    </w:r>
    <w:r>
      <w:rPr>
        <w:rFonts w:hint="eastAsia"/>
        <w:bCs/>
        <w:sz w:val="21"/>
        <w:szCs w:val="28"/>
      </w:rPr>
      <w:t xml:space="preserve">DN: </w:t>
    </w:r>
    <w:r w:rsidR="00C73CD8">
      <w:rPr>
        <w:rFonts w:hint="eastAsia"/>
        <w:bCs/>
        <w:sz w:val="21"/>
        <w:szCs w:val="28"/>
      </w:rPr>
      <w:t>PT9L</w:t>
    </w:r>
    <w:r>
      <w:rPr>
        <w:rFonts w:hint="eastAsia"/>
        <w:bCs/>
        <w:sz w:val="21"/>
        <w:szCs w:val="28"/>
      </w:rPr>
      <w:t xml:space="preserve">-FXYS01 V1.0                                             </w:t>
    </w:r>
  </w:p>
  <w:p w14:paraId="72DF7435" w14:textId="77777777" w:rsidR="00042FFD" w:rsidRDefault="00000000">
    <w:pPr>
      <w:pStyle w:val="aa"/>
      <w:ind w:firstLineChars="2000" w:firstLine="4200"/>
    </w:pPr>
    <w:r>
      <w:rPr>
        <w:rFonts w:hint="eastAsia"/>
        <w:bCs/>
        <w:sz w:val="21"/>
        <w:szCs w:val="21"/>
      </w:rPr>
      <w:t xml:space="preserve">Verification of </w:t>
    </w:r>
    <w:r>
      <w:rPr>
        <w:bCs/>
        <w:sz w:val="21"/>
        <w:szCs w:val="21"/>
      </w:rPr>
      <w:t>risk control measure and residual risk evaluation r</w:t>
    </w:r>
    <w:r>
      <w:rPr>
        <w:rFonts w:hint="eastAsia"/>
        <w:bCs/>
        <w:sz w:val="21"/>
        <w:szCs w:val="21"/>
      </w:rPr>
      <w:t>eport</w:t>
    </w:r>
  </w:p>
  <w:p w14:paraId="017A03A1" w14:textId="77777777" w:rsidR="00042FFD" w:rsidRDefault="00042FFD">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BDD7" w14:textId="2961A614" w:rsidR="00042FFD" w:rsidRDefault="00000000">
    <w:pPr>
      <w:pStyle w:val="aa"/>
      <w:pBdr>
        <w:left w:val="none" w:sz="0" w:space="1" w:color="auto"/>
      </w:pBdr>
      <w:ind w:firstLineChars="1000" w:firstLine="1800"/>
      <w:rPr>
        <w:bCs/>
        <w:sz w:val="21"/>
        <w:szCs w:val="28"/>
      </w:rPr>
    </w:pPr>
    <w:r>
      <w:rPr>
        <w:noProof/>
      </w:rPr>
      <w:drawing>
        <wp:anchor distT="0" distB="0" distL="114300" distR="114300" simplePos="0" relativeHeight="251655168" behindDoc="1" locked="0" layoutInCell="1" allowOverlap="1" wp14:anchorId="309895F1" wp14:editId="68BCFC37">
          <wp:simplePos x="0" y="0"/>
          <wp:positionH relativeFrom="column">
            <wp:posOffset>3810</wp:posOffset>
          </wp:positionH>
          <wp:positionV relativeFrom="paragraph">
            <wp:posOffset>-69215</wp:posOffset>
          </wp:positionV>
          <wp:extent cx="1035050" cy="396875"/>
          <wp:effectExtent l="0" t="0" r="12700" b="3175"/>
          <wp:wrapNone/>
          <wp:docPr id="3" name="Picture 4"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ndon标"/>
                  <pic:cNvPicPr>
                    <a:picLocks noChangeAspect="1"/>
                  </pic:cNvPicPr>
                </pic:nvPicPr>
                <pic:blipFill>
                  <a:blip r:embed="rId1"/>
                  <a:stretch>
                    <a:fillRect/>
                  </a:stretch>
                </pic:blipFill>
                <pic:spPr>
                  <a:xfrm>
                    <a:off x="0" y="0"/>
                    <a:ext cx="1035050" cy="396875"/>
                  </a:xfrm>
                  <a:prstGeom prst="rect">
                    <a:avLst/>
                  </a:prstGeom>
                  <a:noFill/>
                  <a:ln>
                    <a:noFill/>
                  </a:ln>
                </pic:spPr>
              </pic:pic>
            </a:graphicData>
          </a:graphic>
        </wp:anchor>
      </w:drawing>
    </w:r>
    <w:r>
      <w:rPr>
        <w:rFonts w:hint="eastAsia"/>
        <w:bCs/>
        <w:sz w:val="21"/>
        <w:szCs w:val="28"/>
      </w:rPr>
      <w:t xml:space="preserve">DN: </w:t>
    </w:r>
    <w:r w:rsidR="00C73CD8">
      <w:rPr>
        <w:rFonts w:hint="eastAsia"/>
        <w:bCs/>
        <w:sz w:val="21"/>
        <w:szCs w:val="28"/>
      </w:rPr>
      <w:t>PT9L</w:t>
    </w:r>
    <w:r>
      <w:rPr>
        <w:rFonts w:hint="eastAsia"/>
        <w:bCs/>
        <w:sz w:val="21"/>
        <w:szCs w:val="28"/>
      </w:rPr>
      <w:t xml:space="preserve">-FXYS01 V1.0                                                                                      </w:t>
    </w:r>
  </w:p>
  <w:p w14:paraId="45B5BEEA" w14:textId="77777777" w:rsidR="00042FFD" w:rsidRDefault="00000000">
    <w:pPr>
      <w:pStyle w:val="aa"/>
      <w:pBdr>
        <w:left w:val="none" w:sz="0" w:space="1" w:color="auto"/>
      </w:pBdr>
      <w:jc w:val="right"/>
    </w:pPr>
    <w:r>
      <w:rPr>
        <w:rFonts w:hint="eastAsia"/>
        <w:bCs/>
        <w:sz w:val="21"/>
        <w:szCs w:val="21"/>
      </w:rPr>
      <w:t xml:space="preserve">Verification of </w:t>
    </w:r>
    <w:r>
      <w:rPr>
        <w:bCs/>
        <w:sz w:val="21"/>
        <w:szCs w:val="21"/>
      </w:rPr>
      <w:t>risk control measure and residual risk evaluation r</w:t>
    </w:r>
    <w:r>
      <w:rPr>
        <w:rFonts w:hint="eastAsia"/>
        <w:bCs/>
        <w:sz w:val="21"/>
        <w:szCs w:val="21"/>
      </w:rPr>
      <w:t>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EB16" w14:textId="77777777" w:rsidR="00042FFD" w:rsidRDefault="00000000">
    <w:pPr>
      <w:pStyle w:val="aa"/>
    </w:pPr>
    <w:r>
      <w:rPr>
        <w:rFonts w:hint="eastAsia"/>
        <w:bCs/>
        <w:sz w:val="21"/>
        <w:szCs w:val="28"/>
      </w:rPr>
      <w:t>文件编号</w:t>
    </w:r>
    <w:r>
      <w:rPr>
        <w:rFonts w:hint="eastAsia"/>
        <w:bCs/>
        <w:sz w:val="21"/>
        <w:szCs w:val="28"/>
        <w:u w:val="single"/>
      </w:rPr>
      <w:t>：</w:t>
    </w:r>
    <w:r>
      <w:rPr>
        <w:rFonts w:hint="eastAsia"/>
        <w:bCs/>
        <w:sz w:val="21"/>
        <w:szCs w:val="28"/>
        <w:u w:val="single"/>
      </w:rPr>
      <w:t xml:space="preserve">               </w:t>
    </w:r>
    <w:r>
      <w:rPr>
        <w:rFonts w:hint="eastAsia"/>
        <w:bCs/>
        <w:sz w:val="21"/>
        <w:szCs w:val="28"/>
      </w:rPr>
      <w:t xml:space="preserve">  V1.0                               </w:t>
    </w:r>
    <w:r>
      <w:rPr>
        <w:rFonts w:hint="eastAsia"/>
        <w:bCs/>
        <w:sz w:val="21"/>
        <w:szCs w:val="28"/>
      </w:rPr>
      <w:t>风险控制措施验证及剩余风险评价报告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E2D4" w14:textId="389B4FFB" w:rsidR="00042FFD" w:rsidRDefault="00000000">
    <w:pPr>
      <w:pStyle w:val="aa"/>
      <w:ind w:firstLineChars="1000" w:firstLine="1800"/>
      <w:rPr>
        <w:bCs/>
        <w:sz w:val="21"/>
        <w:szCs w:val="28"/>
      </w:rPr>
    </w:pPr>
    <w:r>
      <w:rPr>
        <w:noProof/>
      </w:rPr>
      <w:drawing>
        <wp:anchor distT="0" distB="0" distL="114300" distR="114300" simplePos="0" relativeHeight="251662336" behindDoc="1" locked="0" layoutInCell="1" allowOverlap="1" wp14:anchorId="3524B6A1" wp14:editId="5C7F0080">
          <wp:simplePos x="0" y="0"/>
          <wp:positionH relativeFrom="column">
            <wp:posOffset>3810</wp:posOffset>
          </wp:positionH>
          <wp:positionV relativeFrom="paragraph">
            <wp:posOffset>-69215</wp:posOffset>
          </wp:positionV>
          <wp:extent cx="1035050" cy="396875"/>
          <wp:effectExtent l="0" t="0" r="12700" b="3175"/>
          <wp:wrapNone/>
          <wp:docPr id="6" name="Picture 2"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ndon标"/>
                  <pic:cNvPicPr>
                    <a:picLocks noChangeAspect="1"/>
                  </pic:cNvPicPr>
                </pic:nvPicPr>
                <pic:blipFill>
                  <a:blip r:embed="rId1"/>
                  <a:stretch>
                    <a:fillRect/>
                  </a:stretch>
                </pic:blipFill>
                <pic:spPr>
                  <a:xfrm>
                    <a:off x="0" y="0"/>
                    <a:ext cx="1035050" cy="396875"/>
                  </a:xfrm>
                  <a:prstGeom prst="rect">
                    <a:avLst/>
                  </a:prstGeom>
                  <a:noFill/>
                  <a:ln>
                    <a:noFill/>
                  </a:ln>
                </pic:spPr>
              </pic:pic>
            </a:graphicData>
          </a:graphic>
        </wp:anchor>
      </w:drawing>
    </w:r>
    <w:r>
      <w:rPr>
        <w:rFonts w:hint="eastAsia"/>
        <w:bCs/>
        <w:sz w:val="21"/>
        <w:szCs w:val="28"/>
      </w:rPr>
      <w:t xml:space="preserve">DN: </w:t>
    </w:r>
    <w:r w:rsidR="00C73CD8">
      <w:rPr>
        <w:rFonts w:hint="eastAsia"/>
        <w:bCs/>
        <w:sz w:val="21"/>
        <w:szCs w:val="28"/>
      </w:rPr>
      <w:t>PT9L</w:t>
    </w:r>
    <w:r>
      <w:rPr>
        <w:rFonts w:hint="eastAsia"/>
        <w:bCs/>
        <w:sz w:val="21"/>
        <w:szCs w:val="28"/>
      </w:rPr>
      <w:t xml:space="preserve">-FXYS01 V1.0                                             </w:t>
    </w:r>
  </w:p>
  <w:p w14:paraId="5B8B9915" w14:textId="77777777" w:rsidR="00042FFD" w:rsidRDefault="00000000">
    <w:pPr>
      <w:pStyle w:val="aa"/>
      <w:ind w:firstLineChars="2000" w:firstLine="4200"/>
    </w:pPr>
    <w:r>
      <w:rPr>
        <w:rFonts w:hint="eastAsia"/>
        <w:bCs/>
        <w:sz w:val="21"/>
        <w:szCs w:val="21"/>
      </w:rPr>
      <w:t xml:space="preserve">Verification of </w:t>
    </w:r>
    <w:r>
      <w:rPr>
        <w:bCs/>
        <w:sz w:val="21"/>
        <w:szCs w:val="21"/>
      </w:rPr>
      <w:t>risk control measure and residual risk evaluation r</w:t>
    </w:r>
    <w:r>
      <w:rPr>
        <w:rFonts w:hint="eastAsia"/>
        <w:bCs/>
        <w:sz w:val="21"/>
        <w:szCs w:val="21"/>
      </w:rPr>
      <w:t>eport</w:t>
    </w:r>
  </w:p>
  <w:p w14:paraId="157CB211" w14:textId="77777777" w:rsidR="00042FFD" w:rsidRDefault="00042FFD">
    <w:pPr>
      <w:pStyle w:val="aa"/>
      <w:pBdr>
        <w:left w:val="none" w:sz="0"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2BED28"/>
    <w:multiLevelType w:val="singleLevel"/>
    <w:tmpl w:val="E02BED28"/>
    <w:lvl w:ilvl="0">
      <w:start w:val="2"/>
      <w:numFmt w:val="decimal"/>
      <w:suff w:val="space"/>
      <w:lvlText w:val="%1."/>
      <w:lvlJc w:val="left"/>
    </w:lvl>
  </w:abstractNum>
  <w:num w:numId="1" w16cid:durableId="17024338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东伟 刘">
    <w15:presenceInfo w15:providerId="Windows Live" w15:userId="9b728beb0278d7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42FFD"/>
    <w:rsid w:val="000714F7"/>
    <w:rsid w:val="000B5FE5"/>
    <w:rsid w:val="000C0154"/>
    <w:rsid w:val="000E4C5E"/>
    <w:rsid w:val="00123A44"/>
    <w:rsid w:val="00124120"/>
    <w:rsid w:val="00124BBB"/>
    <w:rsid w:val="0016117B"/>
    <w:rsid w:val="00172A27"/>
    <w:rsid w:val="001D060B"/>
    <w:rsid w:val="001E1D5F"/>
    <w:rsid w:val="001F12C3"/>
    <w:rsid w:val="001F4CDE"/>
    <w:rsid w:val="00236188"/>
    <w:rsid w:val="002D0C23"/>
    <w:rsid w:val="00335AB7"/>
    <w:rsid w:val="003A20CF"/>
    <w:rsid w:val="003D436C"/>
    <w:rsid w:val="003D6AB9"/>
    <w:rsid w:val="003F3B59"/>
    <w:rsid w:val="00467206"/>
    <w:rsid w:val="004B58F1"/>
    <w:rsid w:val="00525109"/>
    <w:rsid w:val="005325F8"/>
    <w:rsid w:val="005B36E5"/>
    <w:rsid w:val="006C3FF6"/>
    <w:rsid w:val="00706DF3"/>
    <w:rsid w:val="00760A80"/>
    <w:rsid w:val="00793112"/>
    <w:rsid w:val="00840484"/>
    <w:rsid w:val="008A35F5"/>
    <w:rsid w:val="008D76C8"/>
    <w:rsid w:val="00986FA2"/>
    <w:rsid w:val="009B79ED"/>
    <w:rsid w:val="00AE6B4F"/>
    <w:rsid w:val="00B03091"/>
    <w:rsid w:val="00B2491E"/>
    <w:rsid w:val="00B82B02"/>
    <w:rsid w:val="00C659B6"/>
    <w:rsid w:val="00C73CD8"/>
    <w:rsid w:val="00CA29B7"/>
    <w:rsid w:val="00CE5BC4"/>
    <w:rsid w:val="00CE631D"/>
    <w:rsid w:val="00CF002F"/>
    <w:rsid w:val="00D51633"/>
    <w:rsid w:val="00D7458F"/>
    <w:rsid w:val="00E50821"/>
    <w:rsid w:val="00EA503A"/>
    <w:rsid w:val="00EC6EEE"/>
    <w:rsid w:val="00EE30F7"/>
    <w:rsid w:val="00EF543A"/>
    <w:rsid w:val="00F0743F"/>
    <w:rsid w:val="00F54D75"/>
    <w:rsid w:val="00F62E39"/>
    <w:rsid w:val="00F73A17"/>
    <w:rsid w:val="00F97266"/>
    <w:rsid w:val="00FB06D5"/>
    <w:rsid w:val="00FE3499"/>
    <w:rsid w:val="00FE3CB6"/>
    <w:rsid w:val="01094A6E"/>
    <w:rsid w:val="014B08FF"/>
    <w:rsid w:val="01510987"/>
    <w:rsid w:val="018F6A3E"/>
    <w:rsid w:val="02FE3B9C"/>
    <w:rsid w:val="0397607D"/>
    <w:rsid w:val="041640B9"/>
    <w:rsid w:val="042822EB"/>
    <w:rsid w:val="04C460A4"/>
    <w:rsid w:val="054E09BE"/>
    <w:rsid w:val="065344DE"/>
    <w:rsid w:val="06810BB6"/>
    <w:rsid w:val="06856661"/>
    <w:rsid w:val="06B50CF4"/>
    <w:rsid w:val="071015B9"/>
    <w:rsid w:val="073D3672"/>
    <w:rsid w:val="074C3539"/>
    <w:rsid w:val="07C97778"/>
    <w:rsid w:val="07D72EEC"/>
    <w:rsid w:val="082A74C0"/>
    <w:rsid w:val="08B95A1B"/>
    <w:rsid w:val="09167A44"/>
    <w:rsid w:val="09773498"/>
    <w:rsid w:val="09EE54B1"/>
    <w:rsid w:val="0A6F38B0"/>
    <w:rsid w:val="0AE75B3C"/>
    <w:rsid w:val="0B217A4B"/>
    <w:rsid w:val="0C4B5C57"/>
    <w:rsid w:val="0D5A43A4"/>
    <w:rsid w:val="0DA17A9E"/>
    <w:rsid w:val="0E345E25"/>
    <w:rsid w:val="0F1862B5"/>
    <w:rsid w:val="0F937BAF"/>
    <w:rsid w:val="0FE12B5A"/>
    <w:rsid w:val="10622A41"/>
    <w:rsid w:val="10717D3C"/>
    <w:rsid w:val="11586E4C"/>
    <w:rsid w:val="118656AD"/>
    <w:rsid w:val="11916802"/>
    <w:rsid w:val="11C12C43"/>
    <w:rsid w:val="12031A62"/>
    <w:rsid w:val="12F35CBE"/>
    <w:rsid w:val="14C64872"/>
    <w:rsid w:val="169052DA"/>
    <w:rsid w:val="16D42E36"/>
    <w:rsid w:val="170773AB"/>
    <w:rsid w:val="183A72AB"/>
    <w:rsid w:val="1A641449"/>
    <w:rsid w:val="1BA44C7D"/>
    <w:rsid w:val="1BFE6842"/>
    <w:rsid w:val="1CF10155"/>
    <w:rsid w:val="1D2A27C1"/>
    <w:rsid w:val="1DAC66AD"/>
    <w:rsid w:val="1DB15920"/>
    <w:rsid w:val="1DD1215E"/>
    <w:rsid w:val="1F9A0F77"/>
    <w:rsid w:val="1FA26CB0"/>
    <w:rsid w:val="212B2081"/>
    <w:rsid w:val="22552F34"/>
    <w:rsid w:val="228D2D85"/>
    <w:rsid w:val="22F10DD4"/>
    <w:rsid w:val="23953CF8"/>
    <w:rsid w:val="23C30A9D"/>
    <w:rsid w:val="26133846"/>
    <w:rsid w:val="268B11AE"/>
    <w:rsid w:val="27C13AC9"/>
    <w:rsid w:val="288D3427"/>
    <w:rsid w:val="28A8200F"/>
    <w:rsid w:val="29442062"/>
    <w:rsid w:val="2A263221"/>
    <w:rsid w:val="2A4725A0"/>
    <w:rsid w:val="2AE83D45"/>
    <w:rsid w:val="2BE028D5"/>
    <w:rsid w:val="2D2C74D4"/>
    <w:rsid w:val="2E174A37"/>
    <w:rsid w:val="2EE6563F"/>
    <w:rsid w:val="2EEC5BEF"/>
    <w:rsid w:val="2F594063"/>
    <w:rsid w:val="30EB518F"/>
    <w:rsid w:val="31001349"/>
    <w:rsid w:val="3126266B"/>
    <w:rsid w:val="317A4765"/>
    <w:rsid w:val="31D10829"/>
    <w:rsid w:val="32430FFB"/>
    <w:rsid w:val="32700042"/>
    <w:rsid w:val="32F451BA"/>
    <w:rsid w:val="33485383"/>
    <w:rsid w:val="34F860CC"/>
    <w:rsid w:val="36AA789A"/>
    <w:rsid w:val="37673D36"/>
    <w:rsid w:val="399B4893"/>
    <w:rsid w:val="39C1487F"/>
    <w:rsid w:val="3A2F6318"/>
    <w:rsid w:val="3AFD2B37"/>
    <w:rsid w:val="3B374E9C"/>
    <w:rsid w:val="3B9E1261"/>
    <w:rsid w:val="3BA24FE4"/>
    <w:rsid w:val="3C371BD0"/>
    <w:rsid w:val="3CD94326"/>
    <w:rsid w:val="3DCE20C0"/>
    <w:rsid w:val="3DEE62BF"/>
    <w:rsid w:val="3E506F79"/>
    <w:rsid w:val="3FC72C76"/>
    <w:rsid w:val="3FDD65EB"/>
    <w:rsid w:val="402406BD"/>
    <w:rsid w:val="40337F4D"/>
    <w:rsid w:val="41686388"/>
    <w:rsid w:val="41C652D8"/>
    <w:rsid w:val="42417305"/>
    <w:rsid w:val="431E1327"/>
    <w:rsid w:val="4335673E"/>
    <w:rsid w:val="43A15B81"/>
    <w:rsid w:val="444A6219"/>
    <w:rsid w:val="45156827"/>
    <w:rsid w:val="45280308"/>
    <w:rsid w:val="454D7D6F"/>
    <w:rsid w:val="46843C64"/>
    <w:rsid w:val="469A6519"/>
    <w:rsid w:val="470D5A07"/>
    <w:rsid w:val="477C203C"/>
    <w:rsid w:val="479B74B7"/>
    <w:rsid w:val="479C322F"/>
    <w:rsid w:val="496068F5"/>
    <w:rsid w:val="49BE0299"/>
    <w:rsid w:val="49D219AC"/>
    <w:rsid w:val="4A9908F0"/>
    <w:rsid w:val="4AAE5753"/>
    <w:rsid w:val="4BE64A79"/>
    <w:rsid w:val="4D3A4451"/>
    <w:rsid w:val="4D6420F9"/>
    <w:rsid w:val="4DE43A02"/>
    <w:rsid w:val="4E5419E3"/>
    <w:rsid w:val="4ED212E5"/>
    <w:rsid w:val="4F4D4013"/>
    <w:rsid w:val="4FAC0EB5"/>
    <w:rsid w:val="5005468B"/>
    <w:rsid w:val="50331712"/>
    <w:rsid w:val="50EF749B"/>
    <w:rsid w:val="52435292"/>
    <w:rsid w:val="52F757BE"/>
    <w:rsid w:val="535F7ADD"/>
    <w:rsid w:val="54414F42"/>
    <w:rsid w:val="54EF499E"/>
    <w:rsid w:val="55110DB9"/>
    <w:rsid w:val="553700F3"/>
    <w:rsid w:val="563F54B2"/>
    <w:rsid w:val="56B23F9C"/>
    <w:rsid w:val="580A1AEF"/>
    <w:rsid w:val="58A109F2"/>
    <w:rsid w:val="590A6FDF"/>
    <w:rsid w:val="595B6AA6"/>
    <w:rsid w:val="59771406"/>
    <w:rsid w:val="599B6EA3"/>
    <w:rsid w:val="59A43F36"/>
    <w:rsid w:val="5A581F37"/>
    <w:rsid w:val="5AF96577"/>
    <w:rsid w:val="5C570AB1"/>
    <w:rsid w:val="5CE55ACC"/>
    <w:rsid w:val="5DEB5F1F"/>
    <w:rsid w:val="5E3C677A"/>
    <w:rsid w:val="5EF7101F"/>
    <w:rsid w:val="5F291E6A"/>
    <w:rsid w:val="5F8E1258"/>
    <w:rsid w:val="605273D9"/>
    <w:rsid w:val="60681AA9"/>
    <w:rsid w:val="61A60ADB"/>
    <w:rsid w:val="628E1C9B"/>
    <w:rsid w:val="62E777E9"/>
    <w:rsid w:val="645E2946"/>
    <w:rsid w:val="64C03C61"/>
    <w:rsid w:val="661F62AA"/>
    <w:rsid w:val="66614756"/>
    <w:rsid w:val="666F4D36"/>
    <w:rsid w:val="675D530E"/>
    <w:rsid w:val="678A0557"/>
    <w:rsid w:val="681E4308"/>
    <w:rsid w:val="68882CE8"/>
    <w:rsid w:val="68AF296B"/>
    <w:rsid w:val="6922313D"/>
    <w:rsid w:val="695D45EF"/>
    <w:rsid w:val="69782D5D"/>
    <w:rsid w:val="6AC02C0D"/>
    <w:rsid w:val="6BBF1117"/>
    <w:rsid w:val="6E3C2B7F"/>
    <w:rsid w:val="6F047DB6"/>
    <w:rsid w:val="6F6F4C02"/>
    <w:rsid w:val="70495453"/>
    <w:rsid w:val="707A5038"/>
    <w:rsid w:val="709964AF"/>
    <w:rsid w:val="70DD1703"/>
    <w:rsid w:val="71681909"/>
    <w:rsid w:val="718831E3"/>
    <w:rsid w:val="71AA2CF2"/>
    <w:rsid w:val="72203F91"/>
    <w:rsid w:val="73520AC2"/>
    <w:rsid w:val="73522870"/>
    <w:rsid w:val="739709B6"/>
    <w:rsid w:val="73AF7CC3"/>
    <w:rsid w:val="74BD0E13"/>
    <w:rsid w:val="75750A98"/>
    <w:rsid w:val="7601057E"/>
    <w:rsid w:val="768C6099"/>
    <w:rsid w:val="76A21B93"/>
    <w:rsid w:val="76C84BF7"/>
    <w:rsid w:val="770C2D36"/>
    <w:rsid w:val="7767776F"/>
    <w:rsid w:val="791C556F"/>
    <w:rsid w:val="7AD93877"/>
    <w:rsid w:val="7B113011"/>
    <w:rsid w:val="7D9E63EA"/>
    <w:rsid w:val="7E1626EC"/>
    <w:rsid w:val="7EA1645A"/>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4FD099"/>
  <w15:docId w15:val="{C49495B5-EAC7-461D-ADD8-7432DF08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qFormat="1"/>
    <w:lsdException w:name="Followed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autoRedefine/>
    <w:qFormat/>
    <w:pPr>
      <w:keepNext/>
      <w:keepLines/>
      <w:spacing w:before="340" w:after="330" w:line="576" w:lineRule="auto"/>
      <w:outlineLvl w:val="0"/>
    </w:pPr>
    <w:rPr>
      <w:b/>
      <w:kern w:val="44"/>
      <w:sz w:val="44"/>
    </w:rPr>
  </w:style>
  <w:style w:type="paragraph" w:styleId="2">
    <w:name w:val="heading 2"/>
    <w:basedOn w:val="a"/>
    <w:next w:val="a"/>
    <w:autoRedefine/>
    <w:qFormat/>
    <w:pPr>
      <w:keepNext/>
      <w:keepLines/>
      <w:spacing w:before="260" w:after="260" w:line="413"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3" w:lineRule="auto"/>
      <w:outlineLvl w:val="2"/>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Indent"/>
    <w:basedOn w:val="a"/>
    <w:link w:val="a6"/>
    <w:autoRedefine/>
    <w:qFormat/>
    <w:pPr>
      <w:spacing w:after="120"/>
      <w:ind w:leftChars="200" w:left="420"/>
    </w:pPr>
  </w:style>
  <w:style w:type="paragraph" w:styleId="TOC3">
    <w:name w:val="toc 3"/>
    <w:basedOn w:val="a"/>
    <w:next w:val="a"/>
    <w:autoRedefine/>
    <w:qFormat/>
    <w:pPr>
      <w:ind w:leftChars="400" w:left="840"/>
    </w:pPr>
  </w:style>
  <w:style w:type="paragraph" w:styleId="a7">
    <w:name w:val="Balloon Text"/>
    <w:basedOn w:val="a"/>
    <w:link w:val="a8"/>
    <w:autoRedefine/>
    <w:qFormat/>
    <w:rPr>
      <w:sz w:val="18"/>
      <w:szCs w:val="18"/>
    </w:rPr>
  </w:style>
  <w:style w:type="paragraph" w:styleId="a9">
    <w:name w:val="footer"/>
    <w:basedOn w:val="a"/>
    <w:autoRedefine/>
    <w:qFormat/>
    <w:pPr>
      <w:tabs>
        <w:tab w:val="center" w:pos="4153"/>
        <w:tab w:val="right" w:pos="8306"/>
      </w:tabs>
      <w:snapToGrid w:val="0"/>
      <w:jc w:val="left"/>
    </w:pPr>
    <w:rPr>
      <w:sz w:val="18"/>
    </w:rPr>
  </w:style>
  <w:style w:type="paragraph" w:styleId="aa">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qFormat/>
  </w:style>
  <w:style w:type="paragraph" w:styleId="TOC2">
    <w:name w:val="toc 2"/>
    <w:basedOn w:val="a"/>
    <w:next w:val="a"/>
    <w:autoRedefine/>
    <w:qFormat/>
    <w:pPr>
      <w:ind w:leftChars="200" w:left="420"/>
    </w:pPr>
  </w:style>
  <w:style w:type="paragraph" w:styleId="ab">
    <w:name w:val="Normal (Web)"/>
    <w:basedOn w:val="a"/>
    <w:autoRedefine/>
    <w:qFormat/>
    <w:pPr>
      <w:widowControl/>
      <w:jc w:val="left"/>
    </w:pPr>
    <w:rPr>
      <w:rFonts w:ascii="宋体" w:hAnsi="宋体" w:cs="宋体"/>
      <w:kern w:val="0"/>
      <w:sz w:val="24"/>
      <w:szCs w:val="24"/>
    </w:rPr>
  </w:style>
  <w:style w:type="paragraph" w:styleId="ac">
    <w:name w:val="annotation subject"/>
    <w:basedOn w:val="a3"/>
    <w:next w:val="a3"/>
    <w:link w:val="ad"/>
    <w:autoRedefine/>
    <w:qFormat/>
    <w:rPr>
      <w:b/>
      <w:bCs/>
    </w:rPr>
  </w:style>
  <w:style w:type="character" w:styleId="ae">
    <w:name w:val="page number"/>
    <w:basedOn w:val="a0"/>
    <w:autoRedefine/>
    <w:qFormat/>
  </w:style>
  <w:style w:type="character" w:styleId="af">
    <w:name w:val="FollowedHyperlink"/>
    <w:basedOn w:val="a0"/>
    <w:uiPriority w:val="99"/>
    <w:unhideWhenUsed/>
    <w:qFormat/>
    <w:rPr>
      <w:color w:val="800080"/>
      <w:u w:val="single"/>
    </w:rPr>
  </w:style>
  <w:style w:type="character" w:styleId="af0">
    <w:name w:val="Hyperlink"/>
    <w:autoRedefine/>
    <w:uiPriority w:val="99"/>
    <w:qFormat/>
    <w:rPr>
      <w:color w:val="00CCFF"/>
    </w:rPr>
  </w:style>
  <w:style w:type="character" w:styleId="af1">
    <w:name w:val="annotation reference"/>
    <w:autoRedefine/>
    <w:qFormat/>
    <w:rPr>
      <w:sz w:val="21"/>
      <w:szCs w:val="21"/>
    </w:rPr>
  </w:style>
  <w:style w:type="character" w:customStyle="1" w:styleId="1CharChar">
    <w:name w:val="标题 1 Char Char"/>
    <w:autoRedefine/>
    <w:qFormat/>
    <w:rPr>
      <w:b/>
      <w:kern w:val="44"/>
      <w:sz w:val="44"/>
    </w:rPr>
  </w:style>
  <w:style w:type="character" w:customStyle="1" w:styleId="a4">
    <w:name w:val="批注文字 字符"/>
    <w:link w:val="a3"/>
    <w:autoRedefine/>
    <w:qFormat/>
    <w:rPr>
      <w:kern w:val="2"/>
      <w:sz w:val="21"/>
    </w:rPr>
  </w:style>
  <w:style w:type="character" w:customStyle="1" w:styleId="a6">
    <w:name w:val="正文文本缩进 字符"/>
    <w:link w:val="a5"/>
    <w:autoRedefine/>
    <w:qFormat/>
    <w:rPr>
      <w:kern w:val="2"/>
      <w:sz w:val="21"/>
    </w:rPr>
  </w:style>
  <w:style w:type="character" w:customStyle="1" w:styleId="a8">
    <w:name w:val="批注框文本 字符"/>
    <w:link w:val="a7"/>
    <w:autoRedefine/>
    <w:qFormat/>
    <w:rPr>
      <w:kern w:val="2"/>
      <w:sz w:val="18"/>
      <w:szCs w:val="18"/>
    </w:rPr>
  </w:style>
  <w:style w:type="character" w:customStyle="1" w:styleId="ad">
    <w:name w:val="批注主题 字符"/>
    <w:link w:val="ac"/>
    <w:autoRedefine/>
    <w:qFormat/>
    <w:rPr>
      <w:b/>
      <w:bCs/>
      <w:kern w:val="2"/>
      <w:sz w:val="21"/>
    </w:rPr>
  </w:style>
  <w:style w:type="character" w:customStyle="1" w:styleId="font91">
    <w:name w:val="font91"/>
    <w:basedOn w:val="a0"/>
    <w:autoRedefine/>
    <w:qFormat/>
    <w:rPr>
      <w:rFonts w:ascii="宋体" w:eastAsia="宋体" w:hAnsi="宋体" w:cs="宋体" w:hint="eastAsia"/>
      <w:color w:val="000000"/>
      <w:sz w:val="21"/>
      <w:szCs w:val="21"/>
      <w:u w:val="none"/>
    </w:rPr>
  </w:style>
  <w:style w:type="character" w:customStyle="1" w:styleId="font31">
    <w:name w:val="font31"/>
    <w:basedOn w:val="a0"/>
    <w:autoRedefine/>
    <w:qFormat/>
    <w:rPr>
      <w:rFonts w:ascii="宋体" w:eastAsia="宋体" w:hAnsi="宋体" w:cs="宋体" w:hint="eastAsia"/>
      <w:color w:val="FF0000"/>
      <w:sz w:val="21"/>
      <w:szCs w:val="21"/>
      <w:u w:val="none"/>
    </w:rPr>
  </w:style>
  <w:style w:type="character" w:customStyle="1" w:styleId="font01">
    <w:name w:val="font01"/>
    <w:basedOn w:val="a0"/>
    <w:autoRedefine/>
    <w:qFormat/>
    <w:rPr>
      <w:rFonts w:ascii="Arial" w:hAnsi="Arial" w:cs="Arial" w:hint="default"/>
      <w:color w:val="000000"/>
      <w:sz w:val="21"/>
      <w:szCs w:val="21"/>
      <w:u w:val="none"/>
    </w:rPr>
  </w:style>
  <w:style w:type="character" w:customStyle="1" w:styleId="font11">
    <w:name w:val="font11"/>
    <w:basedOn w:val="a0"/>
    <w:autoRedefine/>
    <w:qFormat/>
    <w:rPr>
      <w:rFonts w:ascii="Arial" w:hAnsi="Arial" w:cs="Arial" w:hint="default"/>
      <w:b/>
      <w:color w:val="000000"/>
      <w:sz w:val="21"/>
      <w:szCs w:val="21"/>
      <w:u w:val="none"/>
    </w:rPr>
  </w:style>
  <w:style w:type="character" w:customStyle="1" w:styleId="shorttext">
    <w:name w:val="short_text"/>
    <w:autoRedefine/>
    <w:qFormat/>
  </w:style>
  <w:style w:type="character" w:customStyle="1" w:styleId="CharChar">
    <w:name w:val="页脚 Char Char"/>
    <w:autoRedefine/>
    <w:qFormat/>
    <w:rPr>
      <w:kern w:val="2"/>
      <w:sz w:val="18"/>
    </w:rPr>
  </w:style>
  <w:style w:type="character" w:customStyle="1" w:styleId="font61">
    <w:name w:val="font61"/>
    <w:basedOn w:val="a0"/>
    <w:autoRedefine/>
    <w:qFormat/>
    <w:rPr>
      <w:rFonts w:ascii="宋体" w:eastAsia="宋体" w:hAnsi="宋体" w:cs="宋体" w:hint="eastAsia"/>
      <w:b/>
      <w:color w:val="000000"/>
      <w:sz w:val="21"/>
      <w:szCs w:val="21"/>
      <w:u w:val="none"/>
    </w:rPr>
  </w:style>
  <w:style w:type="character" w:customStyle="1" w:styleId="hps">
    <w:name w:val="hps"/>
    <w:autoRedefine/>
    <w:qFormat/>
  </w:style>
  <w:style w:type="character" w:customStyle="1" w:styleId="def">
    <w:name w:val="def"/>
    <w:autoRedefine/>
    <w:qFormat/>
  </w:style>
  <w:style w:type="character" w:customStyle="1" w:styleId="font41">
    <w:name w:val="font41"/>
    <w:basedOn w:val="a0"/>
    <w:autoRedefine/>
    <w:qFormat/>
    <w:rPr>
      <w:rFonts w:ascii="宋体" w:eastAsia="宋体" w:hAnsi="宋体" w:cs="宋体" w:hint="eastAsia"/>
      <w:color w:val="000000"/>
      <w:sz w:val="21"/>
      <w:szCs w:val="21"/>
      <w:u w:val="none"/>
    </w:rPr>
  </w:style>
  <w:style w:type="paragraph" w:customStyle="1" w:styleId="Default">
    <w:name w:val="Default"/>
    <w:autoRedefine/>
    <w:qFormat/>
    <w:pPr>
      <w:widowControl w:val="0"/>
      <w:autoSpaceDE w:val="0"/>
      <w:autoSpaceDN w:val="0"/>
      <w:adjustRightInd w:val="0"/>
    </w:pPr>
    <w:rPr>
      <w:rFonts w:ascii="宋体"/>
      <w:color w:val="000000"/>
      <w:sz w:val="24"/>
    </w:rPr>
  </w:style>
  <w:style w:type="character" w:customStyle="1" w:styleId="10">
    <w:name w:val="标题 1 字符"/>
    <w:link w:val="1"/>
    <w:autoRedefine/>
    <w:qFormat/>
    <w:rPr>
      <w:b/>
      <w:kern w:val="44"/>
      <w:sz w:val="44"/>
    </w:rPr>
  </w:style>
  <w:style w:type="paragraph" w:styleId="af2">
    <w:name w:val="List Paragraph"/>
    <w:basedOn w:val="a"/>
    <w:uiPriority w:val="99"/>
    <w:unhideWhenUsed/>
    <w:qFormat/>
    <w:pPr>
      <w:ind w:firstLineChars="200" w:firstLine="420"/>
    </w:p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
    <w:qFormat/>
    <w:pPr>
      <w:widowControl/>
      <w:spacing w:before="100" w:beforeAutospacing="1" w:after="100" w:afterAutospacing="1"/>
      <w:jc w:val="left"/>
    </w:pPr>
    <w:rPr>
      <w:rFonts w:ascii="Arial" w:hAnsi="Arial" w:cs="Arial"/>
      <w:kern w:val="0"/>
      <w:szCs w:val="21"/>
    </w:rPr>
  </w:style>
  <w:style w:type="paragraph" w:customStyle="1" w:styleId="font6">
    <w:name w:val="font6"/>
    <w:basedOn w:val="a"/>
    <w:qFormat/>
    <w:pPr>
      <w:widowControl/>
      <w:spacing w:before="100" w:beforeAutospacing="1" w:after="100" w:afterAutospacing="1"/>
      <w:jc w:val="left"/>
    </w:pPr>
    <w:rPr>
      <w:rFonts w:ascii="宋体" w:hAnsi="宋体" w:cs="宋体"/>
      <w:kern w:val="0"/>
      <w:szCs w:val="21"/>
    </w:rPr>
  </w:style>
  <w:style w:type="paragraph" w:customStyle="1" w:styleId="font7">
    <w:name w:val="font7"/>
    <w:basedOn w:val="a"/>
    <w:qFormat/>
    <w:pPr>
      <w:widowControl/>
      <w:spacing w:before="100" w:beforeAutospacing="1" w:after="100" w:afterAutospacing="1"/>
      <w:jc w:val="left"/>
    </w:pPr>
    <w:rPr>
      <w:rFonts w:ascii="Arial" w:hAnsi="Arial" w:cs="Arial"/>
      <w:kern w:val="0"/>
      <w:szCs w:val="21"/>
    </w:rPr>
  </w:style>
  <w:style w:type="paragraph" w:customStyle="1" w:styleId="font8">
    <w:name w:val="font8"/>
    <w:basedOn w:val="a"/>
    <w:qFormat/>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
    <w:qFormat/>
    <w:pPr>
      <w:widowControl/>
      <w:spacing w:before="100" w:beforeAutospacing="1" w:after="100" w:afterAutospacing="1"/>
      <w:jc w:val="left"/>
    </w:pPr>
    <w:rPr>
      <w:rFonts w:ascii="宋体" w:hAnsi="宋体" w:cs="宋体"/>
      <w:kern w:val="0"/>
      <w:szCs w:val="21"/>
    </w:rPr>
  </w:style>
  <w:style w:type="paragraph" w:customStyle="1" w:styleId="font10">
    <w:name w:val="font10"/>
    <w:basedOn w:val="a"/>
    <w:qFormat/>
    <w:pPr>
      <w:widowControl/>
      <w:spacing w:before="100" w:beforeAutospacing="1" w:after="100" w:afterAutospacing="1"/>
      <w:jc w:val="left"/>
    </w:pPr>
    <w:rPr>
      <w:rFonts w:ascii="Segoe UI Symbol" w:hAnsi="Segoe UI Symbol" w:cs="宋体"/>
      <w:kern w:val="0"/>
      <w:szCs w:val="21"/>
    </w:rPr>
  </w:style>
  <w:style w:type="paragraph" w:customStyle="1" w:styleId="xl387">
    <w:name w:val="xl387"/>
    <w:basedOn w:val="a"/>
    <w:qFormat/>
    <w:pPr>
      <w:widowControl/>
      <w:spacing w:before="100" w:beforeAutospacing="1" w:after="100" w:afterAutospacing="1"/>
      <w:jc w:val="center"/>
    </w:pPr>
    <w:rPr>
      <w:rFonts w:ascii="宋体" w:hAnsi="宋体" w:cs="宋体"/>
      <w:b/>
      <w:bCs/>
      <w:kern w:val="0"/>
      <w:sz w:val="24"/>
      <w:szCs w:val="24"/>
    </w:rPr>
  </w:style>
  <w:style w:type="paragraph" w:customStyle="1" w:styleId="xl388">
    <w:name w:val="xl388"/>
    <w:basedOn w:val="a"/>
    <w:qFormat/>
    <w:pPr>
      <w:widowControl/>
      <w:spacing w:before="100" w:beforeAutospacing="1" w:after="100" w:afterAutospacing="1"/>
      <w:jc w:val="center"/>
    </w:pPr>
    <w:rPr>
      <w:rFonts w:ascii="宋体" w:hAnsi="宋体" w:cs="宋体"/>
      <w:b/>
      <w:bCs/>
      <w:kern w:val="0"/>
      <w:szCs w:val="21"/>
    </w:rPr>
  </w:style>
  <w:style w:type="paragraph" w:customStyle="1" w:styleId="xl389">
    <w:name w:val="xl389"/>
    <w:basedOn w:val="a"/>
    <w:qFormat/>
    <w:pPr>
      <w:widowControl/>
      <w:spacing w:before="100" w:beforeAutospacing="1" w:after="100" w:afterAutospacing="1"/>
      <w:jc w:val="left"/>
    </w:pPr>
    <w:rPr>
      <w:rFonts w:ascii="宋体" w:hAnsi="宋体" w:cs="宋体"/>
      <w:kern w:val="0"/>
      <w:szCs w:val="21"/>
    </w:rPr>
  </w:style>
  <w:style w:type="paragraph" w:customStyle="1" w:styleId="xl390">
    <w:name w:val="xl390"/>
    <w:basedOn w:val="a"/>
    <w:qFormat/>
    <w:pPr>
      <w:widowControl/>
      <w:spacing w:before="100" w:beforeAutospacing="1" w:after="100" w:afterAutospacing="1"/>
      <w:jc w:val="left"/>
    </w:pPr>
    <w:rPr>
      <w:rFonts w:ascii="宋体" w:hAnsi="宋体" w:cs="宋体"/>
      <w:kern w:val="0"/>
      <w:sz w:val="24"/>
      <w:szCs w:val="24"/>
    </w:rPr>
  </w:style>
  <w:style w:type="paragraph" w:customStyle="1" w:styleId="xl391">
    <w:name w:val="xl391"/>
    <w:basedOn w:val="a"/>
    <w:qFormat/>
    <w:pPr>
      <w:widowControl/>
      <w:spacing w:before="100" w:beforeAutospacing="1" w:after="100" w:afterAutospacing="1"/>
      <w:jc w:val="center"/>
    </w:pPr>
    <w:rPr>
      <w:rFonts w:ascii="Arial" w:hAnsi="Arial" w:cs="Arial"/>
      <w:b/>
      <w:bCs/>
      <w:kern w:val="0"/>
      <w:szCs w:val="21"/>
    </w:rPr>
  </w:style>
  <w:style w:type="paragraph" w:customStyle="1" w:styleId="xl392">
    <w:name w:val="xl392"/>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hAnsi="Arial" w:cs="Arial"/>
      <w:b/>
      <w:bCs/>
      <w:kern w:val="0"/>
      <w:szCs w:val="21"/>
    </w:rPr>
  </w:style>
  <w:style w:type="paragraph" w:customStyle="1" w:styleId="xl393">
    <w:name w:val="xl393"/>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kern w:val="0"/>
      <w:szCs w:val="21"/>
    </w:rPr>
  </w:style>
  <w:style w:type="paragraph" w:customStyle="1" w:styleId="xl394">
    <w:name w:val="xl394"/>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kern w:val="0"/>
      <w:szCs w:val="21"/>
    </w:rPr>
  </w:style>
  <w:style w:type="paragraph" w:customStyle="1" w:styleId="xl395">
    <w:name w:val="xl395"/>
    <w:basedOn w:val="a"/>
    <w:qFormat/>
    <w:pPr>
      <w:widowControl/>
      <w:spacing w:before="100" w:beforeAutospacing="1" w:after="100" w:afterAutospacing="1"/>
      <w:jc w:val="left"/>
    </w:pPr>
    <w:rPr>
      <w:rFonts w:ascii="Arial" w:hAnsi="Arial" w:cs="Arial"/>
      <w:kern w:val="0"/>
      <w:sz w:val="24"/>
      <w:szCs w:val="24"/>
    </w:rPr>
  </w:style>
  <w:style w:type="paragraph" w:customStyle="1" w:styleId="xl396">
    <w:name w:val="xl396"/>
    <w:basedOn w:val="a"/>
    <w:qFormat/>
    <w:pPr>
      <w:widowControl/>
      <w:spacing w:before="100" w:beforeAutospacing="1" w:after="100" w:afterAutospacing="1"/>
      <w:jc w:val="left"/>
    </w:pPr>
    <w:rPr>
      <w:rFonts w:ascii="Arial" w:hAnsi="Arial" w:cs="Arial"/>
      <w:kern w:val="0"/>
      <w:szCs w:val="21"/>
    </w:rPr>
  </w:style>
  <w:style w:type="paragraph" w:customStyle="1" w:styleId="xl397">
    <w:name w:val="xl397"/>
    <w:basedOn w:val="a"/>
    <w:qFormat/>
    <w:pPr>
      <w:widowControl/>
      <w:spacing w:before="100" w:beforeAutospacing="1" w:after="100" w:afterAutospacing="1"/>
      <w:jc w:val="center"/>
    </w:pPr>
    <w:rPr>
      <w:rFonts w:ascii="Arial" w:hAnsi="Arial" w:cs="Arial"/>
      <w:b/>
      <w:bCs/>
      <w:kern w:val="0"/>
      <w:sz w:val="24"/>
      <w:szCs w:val="24"/>
    </w:rPr>
  </w:style>
  <w:style w:type="paragraph" w:customStyle="1" w:styleId="xl398">
    <w:name w:val="xl398"/>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kern w:val="0"/>
      <w:szCs w:val="21"/>
    </w:rPr>
  </w:style>
  <w:style w:type="paragraph" w:customStyle="1" w:styleId="xl399">
    <w:name w:val="xl399"/>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宋体" w:hAnsi="宋体" w:cs="宋体"/>
      <w:kern w:val="0"/>
      <w:szCs w:val="21"/>
    </w:rPr>
  </w:style>
  <w:style w:type="paragraph" w:customStyle="1" w:styleId="xl400">
    <w:name w:val="xl400"/>
    <w:basedOn w:val="a"/>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Arial" w:hAnsi="Arial" w:cs="Arial"/>
      <w:b/>
      <w:bCs/>
      <w:kern w:val="0"/>
      <w:szCs w:val="21"/>
    </w:rPr>
  </w:style>
  <w:style w:type="paragraph" w:styleId="af3">
    <w:name w:val="Revision"/>
    <w:hidden/>
    <w:uiPriority w:val="99"/>
    <w:unhideWhenUsed/>
    <w:rsid w:val="00C659B6"/>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2212</Words>
  <Characters>12611</Characters>
  <Application>Microsoft Office Word</Application>
  <DocSecurity>0</DocSecurity>
  <Lines>105</Lines>
  <Paragraphs>29</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风险控制措施验证</dc:title>
  <dc:creator>曹广胜</dc:creator>
  <cp:lastModifiedBy>东伟 刘</cp:lastModifiedBy>
  <cp:revision>38</cp:revision>
  <cp:lastPrinted>2025-09-15T07:50:00Z</cp:lastPrinted>
  <dcterms:created xsi:type="dcterms:W3CDTF">2013-03-13T09:04:00Z</dcterms:created>
  <dcterms:modified xsi:type="dcterms:W3CDTF">2026-04-21T06:33:00Z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318DBE9B0CF14E7F99859596DD006B0C_13</vt:lpwstr>
  </property>
  <property fmtid="{D5CDD505-2E9C-101B-9397-08002B2CF9AE}" pid="4" name="KSOTemplateDocerSaveRecord">
    <vt:lpwstr>eyJoZGlkIjoiMTRiMjFhNzZlMjE3ZWI5NWRlNGEwZTc3OTU0NTEwNjEiLCJ1c2VySWQiOiIyNDU1Mzc0ODcifQ==</vt:lpwstr>
  </property>
</Properties>
</file>