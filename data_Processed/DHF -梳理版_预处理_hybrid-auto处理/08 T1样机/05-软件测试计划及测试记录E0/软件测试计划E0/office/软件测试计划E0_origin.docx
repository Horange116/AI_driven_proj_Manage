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15F6" w:rsidRDefault="00E715F6">
      <w:pPr>
        <w:spacing w:afterLines="50" w:after="156"/>
        <w:jc w:val="center"/>
        <w:rPr>
          <w:rFonts w:hint="eastAsia"/>
          <w:b/>
          <w:sz w:val="36"/>
        </w:rPr>
      </w:pPr>
    </w:p>
    <w:p w:rsidR="00E715F6" w:rsidRDefault="00E715F6">
      <w:pPr>
        <w:spacing w:afterLines="50" w:after="156"/>
        <w:jc w:val="center"/>
        <w:rPr>
          <w:rFonts w:hint="eastAsia"/>
          <w:b/>
          <w:sz w:val="36"/>
        </w:rPr>
      </w:pPr>
    </w:p>
    <w:p w:rsidR="00E715F6" w:rsidRDefault="00E715F6">
      <w:pPr>
        <w:spacing w:afterLines="50" w:after="156"/>
        <w:jc w:val="center"/>
        <w:rPr>
          <w:rFonts w:hint="eastAsia"/>
          <w:b/>
          <w:sz w:val="36"/>
        </w:rPr>
      </w:pPr>
    </w:p>
    <w:p w:rsidR="00E715F6" w:rsidRDefault="00E715F6">
      <w:pPr>
        <w:jc w:val="center"/>
        <w:rPr>
          <w:rFonts w:ascii="宋体" w:hAnsi="宋体" w:hint="eastAsia"/>
          <w:b/>
          <w:sz w:val="84"/>
        </w:rPr>
      </w:pPr>
      <w:r>
        <w:rPr>
          <w:rFonts w:ascii="宋体" w:hAnsi="宋体" w:hint="eastAsia"/>
          <w:b/>
          <w:sz w:val="84"/>
        </w:rPr>
        <w:t>软件测试计划</w:t>
      </w:r>
    </w:p>
    <w:p w:rsidR="00E715F6" w:rsidRDefault="00E715F6">
      <w:pPr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(</w:t>
      </w:r>
      <w:r>
        <w:rPr>
          <w:b/>
          <w:sz w:val="44"/>
        </w:rPr>
        <w:t>V1.0</w:t>
      </w:r>
      <w:r>
        <w:rPr>
          <w:rFonts w:hint="eastAsia"/>
          <w:b/>
          <w:sz w:val="44"/>
        </w:rPr>
        <w:t>)</w:t>
      </w:r>
    </w:p>
    <w:p w:rsidR="00E715F6" w:rsidRDefault="00E715F6">
      <w:pPr>
        <w:rPr>
          <w:rFonts w:ascii="Arial" w:hAnsi="Arial"/>
          <w:sz w:val="32"/>
        </w:rPr>
      </w:pPr>
    </w:p>
    <w:p w:rsidR="00E715F6" w:rsidRDefault="00E715F6">
      <w:pPr>
        <w:rPr>
          <w:rFonts w:ascii="Arial" w:hAnsi="Arial" w:hint="eastAsia"/>
          <w:sz w:val="32"/>
        </w:rPr>
      </w:pPr>
    </w:p>
    <w:p w:rsidR="00E715F6" w:rsidRDefault="00E715F6">
      <w:pPr>
        <w:rPr>
          <w:rFonts w:ascii="Arial" w:hAnsi="Arial" w:hint="eastAsia"/>
          <w:sz w:val="32"/>
        </w:rPr>
      </w:pPr>
    </w:p>
    <w:p w:rsidR="00E715F6" w:rsidRDefault="00E715F6">
      <w:pPr>
        <w:rPr>
          <w:rFonts w:ascii="Arial" w:hAnsi="Arial" w:hint="eastAsia"/>
          <w:sz w:val="32"/>
        </w:rPr>
      </w:pPr>
    </w:p>
    <w:p w:rsidR="00E715F6" w:rsidRDefault="00E715F6">
      <w:pPr>
        <w:rPr>
          <w:rFonts w:ascii="Arial" w:hAnsi="Arial" w:hint="eastAsia"/>
          <w:sz w:val="32"/>
        </w:rPr>
      </w:pPr>
    </w:p>
    <w:p w:rsidR="00E715F6" w:rsidRDefault="00E715F6">
      <w:pPr>
        <w:ind w:firstLineChars="1027" w:firstLine="2876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产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品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型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ascii="黑体" w:eastAsia="黑体" w:hint="eastAsia"/>
          <w:kern w:val="0"/>
          <w:sz w:val="28"/>
          <w:u w:val="single"/>
        </w:rPr>
        <w:t xml:space="preserve">       PT9L       </w:t>
      </w:r>
    </w:p>
    <w:p w:rsidR="00E715F6" w:rsidRDefault="00E715F6">
      <w:pPr>
        <w:spacing w:line="360" w:lineRule="auto"/>
        <w:ind w:firstLineChars="1027" w:firstLine="2876"/>
        <w:textAlignment w:val="baseline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项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目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编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号：</w:t>
      </w:r>
      <w:r>
        <w:rPr>
          <w:rFonts w:hint="eastAsia"/>
          <w:sz w:val="28"/>
          <w:u w:val="single"/>
        </w:rPr>
        <w:t xml:space="preserve">   </w:t>
      </w:r>
      <w:r>
        <w:rPr>
          <w:rFonts w:ascii="黑体" w:eastAsia="黑体" w:hint="eastAsia"/>
          <w:kern w:val="0"/>
          <w:sz w:val="28"/>
          <w:u w:val="single"/>
        </w:rPr>
        <w:t>30000078</w:t>
      </w:r>
      <w:r>
        <w:rPr>
          <w:rFonts w:hint="eastAsia"/>
          <w:sz w:val="28"/>
          <w:u w:val="single"/>
        </w:rPr>
        <w:t xml:space="preserve">  </w:t>
      </w:r>
    </w:p>
    <w:p w:rsidR="00E715F6" w:rsidRDefault="00E715F6">
      <w:pPr>
        <w:spacing w:line="360" w:lineRule="auto"/>
        <w:ind w:firstLineChars="1027" w:firstLine="2876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>产品</w:t>
      </w:r>
      <w:r>
        <w:rPr>
          <w:rFonts w:hint="eastAsia"/>
          <w:sz w:val="28"/>
        </w:rPr>
        <w:t>/</w:t>
      </w:r>
      <w:r>
        <w:rPr>
          <w:rFonts w:hint="eastAsia"/>
          <w:sz w:val="28"/>
        </w:rPr>
        <w:t>项目名称：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>红外体温计</w:t>
      </w:r>
      <w:r>
        <w:rPr>
          <w:rFonts w:hint="eastAsia"/>
          <w:sz w:val="28"/>
          <w:u w:val="single"/>
        </w:rPr>
        <w:t xml:space="preserve">     </w:t>
      </w:r>
    </w:p>
    <w:p w:rsidR="00E715F6" w:rsidRDefault="00E715F6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715F6" w:rsidRDefault="00E715F6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715F6" w:rsidRDefault="00E715F6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715F6" w:rsidRDefault="00E715F6">
      <w:pPr>
        <w:spacing w:line="360" w:lineRule="auto"/>
        <w:jc w:val="center"/>
        <w:textAlignment w:val="baseline"/>
        <w:rPr>
          <w:rFonts w:hint="eastAsia"/>
          <w:sz w:val="28"/>
        </w:rPr>
      </w:pPr>
      <w:r>
        <w:rPr>
          <w:rFonts w:hint="eastAsia"/>
          <w:b/>
          <w:sz w:val="28"/>
        </w:rPr>
        <w:t>编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制</w:t>
      </w:r>
      <w:r>
        <w:rPr>
          <w:rFonts w:hint="eastAsia"/>
          <w:i/>
          <w:sz w:val="24"/>
        </w:rPr>
        <w:t>（软件工程师）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E715F6" w:rsidRDefault="00E715F6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sz w:val="28"/>
        </w:rPr>
        <w:t>审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核</w:t>
      </w:r>
      <w:r>
        <w:rPr>
          <w:rFonts w:hint="eastAsia"/>
          <w:i/>
          <w:sz w:val="24"/>
        </w:rPr>
        <w:t>（软</w:t>
      </w:r>
      <w:r>
        <w:rPr>
          <w:rFonts w:hint="eastAsia"/>
          <w:i/>
          <w:sz w:val="24"/>
        </w:rPr>
        <w:t xml:space="preserve"> </w:t>
      </w:r>
      <w:r>
        <w:rPr>
          <w:rFonts w:hint="eastAsia"/>
          <w:i/>
          <w:sz w:val="24"/>
        </w:rPr>
        <w:t>件主</w:t>
      </w:r>
      <w:r>
        <w:rPr>
          <w:rFonts w:hint="eastAsia"/>
          <w:i/>
          <w:sz w:val="24"/>
        </w:rPr>
        <w:t xml:space="preserve"> </w:t>
      </w:r>
      <w:r>
        <w:rPr>
          <w:rFonts w:hint="eastAsia"/>
          <w:i/>
          <w:sz w:val="24"/>
        </w:rPr>
        <w:t>管）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E715F6" w:rsidRDefault="00E715F6">
      <w:pPr>
        <w:spacing w:line="360" w:lineRule="auto"/>
        <w:jc w:val="center"/>
        <w:textAlignment w:val="baseline"/>
        <w:rPr>
          <w:rFonts w:hint="eastAsia"/>
          <w:sz w:val="28"/>
          <w:u w:val="single"/>
        </w:rPr>
      </w:pPr>
      <w:r>
        <w:rPr>
          <w:rFonts w:hint="eastAsia"/>
          <w:b/>
          <w:sz w:val="28"/>
        </w:rPr>
        <w:t>批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准</w:t>
      </w:r>
      <w:r>
        <w:rPr>
          <w:rFonts w:hint="eastAsia"/>
          <w:i/>
          <w:sz w:val="24"/>
        </w:rPr>
        <w:t>（技术负责人）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E715F6" w:rsidRDefault="00E715F6">
      <w:pPr>
        <w:spacing w:line="360" w:lineRule="auto"/>
        <w:ind w:firstLineChars="678" w:firstLine="1898"/>
        <w:textAlignment w:val="baseline"/>
        <w:rPr>
          <w:rFonts w:hint="eastAsia"/>
          <w:sz w:val="28"/>
          <w:u w:val="single"/>
        </w:rPr>
      </w:pPr>
    </w:p>
    <w:p w:rsidR="00E715F6" w:rsidRDefault="00E715F6">
      <w:pPr>
        <w:spacing w:line="360" w:lineRule="auto"/>
        <w:ind w:leftChars="800" w:left="1680" w:firstLineChars="200" w:firstLine="480"/>
        <w:textAlignment w:val="baseline"/>
        <w:rPr>
          <w:rFonts w:ascii="宋体" w:hAnsi="宋体"/>
          <w:kern w:val="0"/>
          <w:sz w:val="24"/>
          <w:u w:val="single"/>
        </w:rPr>
        <w:sectPr w:rsidR="00000000">
          <w:headerReference w:type="default" r:id="rId7"/>
          <w:footerReference w:type="even" r:id="rId8"/>
          <w:pgSz w:w="11906" w:h="16838"/>
          <w:pgMar w:top="851" w:right="1134" w:bottom="567" w:left="1134" w:header="567" w:footer="567" w:gutter="0"/>
          <w:cols w:space="720"/>
          <w:docGrid w:type="lines" w:linePitch="312"/>
        </w:sectPr>
      </w:pPr>
    </w:p>
    <w:p w:rsidR="00E715F6" w:rsidRDefault="00E715F6"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lastRenderedPageBreak/>
        <w:t>历史版本记录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3"/>
        <w:gridCol w:w="2340"/>
        <w:gridCol w:w="3909"/>
        <w:gridCol w:w="771"/>
        <w:gridCol w:w="1003"/>
        <w:gridCol w:w="1077"/>
      </w:tblGrid>
      <w:tr w:rsidR="00000000">
        <w:trPr>
          <w:trHeight w:val="919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更改日期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版本描述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</w:rPr>
            </w:pPr>
            <w:r>
              <w:rPr>
                <w:rFonts w:ascii="Arial" w:hAnsi="Arial" w:hint="eastAsia"/>
                <w:b/>
                <w:sz w:val="24"/>
              </w:rPr>
              <w:t>更改人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240" w:lineRule="exact"/>
              <w:jc w:val="center"/>
              <w:rPr>
                <w:rFonts w:ascii="Arial" w:hAnsi="Arial" w:hint="eastAsia"/>
                <w:b/>
                <w:sz w:val="24"/>
                <w:lang w:eastAsia="en-US"/>
              </w:rPr>
            </w:pPr>
            <w:r>
              <w:rPr>
                <w:rFonts w:hint="eastAsia"/>
                <w:b/>
              </w:rPr>
              <w:t>批准人</w:t>
            </w: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 w:hint="eastAsia"/>
                <w:sz w:val="24"/>
                <w:lang w:eastAsia="en-US"/>
              </w:rPr>
            </w:pPr>
            <w:r>
              <w:rPr>
                <w:rFonts w:ascii="Arial" w:hAnsi="Arial" w:hint="eastAsia"/>
                <w:sz w:val="24"/>
              </w:rPr>
              <w:t>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2024</w:t>
            </w:r>
            <w:r>
              <w:rPr>
                <w:rFonts w:ascii="Arial" w:hAnsi="Arial" w:hint="eastAsia"/>
                <w:sz w:val="24"/>
              </w:rPr>
              <w:t>年</w:t>
            </w:r>
            <w:r>
              <w:rPr>
                <w:rFonts w:ascii="Arial" w:hAnsi="Arial" w:hint="eastAsia"/>
                <w:sz w:val="24"/>
              </w:rPr>
              <w:t>03</w:t>
            </w:r>
            <w:r>
              <w:rPr>
                <w:rFonts w:ascii="Arial" w:hAnsi="Arial" w:hint="eastAsia"/>
                <w:sz w:val="24"/>
              </w:rPr>
              <w:t>月</w:t>
            </w:r>
            <w:r w:rsidR="000948BD">
              <w:rPr>
                <w:rFonts w:ascii="Arial" w:hAnsi="Arial" w:hint="eastAsia"/>
                <w:sz w:val="24"/>
              </w:rPr>
              <w:t>4</w:t>
            </w:r>
            <w:r>
              <w:rPr>
                <w:rFonts w:ascii="Arial" w:hAnsi="Arial" w:hint="eastAsia"/>
                <w:sz w:val="24"/>
              </w:rPr>
              <w:t>日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起草</w:t>
            </w: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V1.0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王迪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Arial"/>
                <w:sz w:val="28"/>
                <w:lang w:eastAsia="en-US"/>
              </w:rPr>
            </w:pP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jc w:val="center"/>
              <w:rPr>
                <w:rFonts w:ascii="Arial" w:hAnsi="宋体"/>
                <w:sz w:val="28"/>
                <w:lang w:eastAsia="en-US"/>
              </w:rPr>
            </w:pPr>
          </w:p>
        </w:tc>
      </w:tr>
    </w:tbl>
    <w:p w:rsidR="00E715F6" w:rsidRDefault="00E715F6">
      <w:pPr>
        <w:spacing w:line="360" w:lineRule="auto"/>
        <w:jc w:val="center"/>
        <w:rPr>
          <w:b/>
          <w:sz w:val="24"/>
        </w:rPr>
        <w:sectPr w:rsidR="00000000">
          <w:footerReference w:type="default" r:id="rId9"/>
          <w:pgSz w:w="11906" w:h="16838"/>
          <w:pgMar w:top="851" w:right="1134" w:bottom="567" w:left="1134" w:header="567" w:footer="567" w:gutter="0"/>
          <w:pgNumType w:start="1"/>
          <w:cols w:space="720"/>
          <w:docGrid w:type="lines" w:linePitch="312"/>
        </w:sectPr>
      </w:pPr>
    </w:p>
    <w:p w:rsidR="00E715F6" w:rsidRDefault="00E715F6">
      <w:pPr>
        <w:spacing w:line="360" w:lineRule="auto"/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lastRenderedPageBreak/>
        <w:t>测试计划</w:t>
      </w:r>
    </w:p>
    <w:p w:rsidR="00E715F6" w:rsidRDefault="00E715F6">
      <w:pPr>
        <w:pStyle w:val="1"/>
        <w:spacing w:line="360" w:lineRule="auto"/>
        <w:rPr>
          <w:rFonts w:eastAsia="宋体"/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引言</w:t>
      </w:r>
      <w:r>
        <w:rPr>
          <w:rFonts w:eastAsia="宋体" w:hint="eastAsia"/>
          <w:lang w:eastAsia="zh-CN"/>
        </w:rPr>
        <w:t xml:space="preserve">   </w:t>
      </w: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1.1</w:t>
      </w:r>
      <w:r>
        <w:rPr>
          <w:rFonts w:hint="eastAsia"/>
          <w:lang w:eastAsia="zh-CN"/>
        </w:rPr>
        <w:t>编写目的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本测试计划目的在于对软件的测试进行计划，制定开发过程中每一阶段要进行的具体任务，使其顺利进行。</w:t>
      </w:r>
    </w:p>
    <w:p w:rsidR="00E715F6" w:rsidRDefault="00E715F6">
      <w:pPr>
        <w:spacing w:line="360" w:lineRule="auto"/>
        <w:ind w:firstLine="420"/>
        <w:rPr>
          <w:rFonts w:hint="eastAsia"/>
        </w:rPr>
      </w:pP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1.2</w:t>
      </w:r>
      <w:r>
        <w:rPr>
          <w:rFonts w:hint="eastAsia"/>
          <w:lang w:eastAsia="zh-CN"/>
        </w:rPr>
        <w:t>背景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软件系统名称：</w:t>
      </w:r>
      <w:r>
        <w:rPr>
          <w:rFonts w:hint="eastAsia"/>
        </w:rPr>
        <w:t>PT9L</w:t>
      </w:r>
      <w:r>
        <w:rPr>
          <w:rFonts w:hint="eastAsia"/>
        </w:rPr>
        <w:t>红外体温计软件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开发项目功能：</w:t>
      </w:r>
      <w:r>
        <w:rPr>
          <w:rFonts w:hint="eastAsia"/>
        </w:rPr>
        <w:t>PT9L</w:t>
      </w:r>
      <w:r>
        <w:rPr>
          <w:rFonts w:hint="eastAsia"/>
        </w:rPr>
        <w:t>红外体温计是基于红外技术测量人体额面温度的体温计。测量时利用红外测温探头测量额面温度进而计算出人体内核的温度。电源采用两节</w:t>
      </w:r>
      <w:r>
        <w:rPr>
          <w:rFonts w:hint="eastAsia"/>
        </w:rPr>
        <w:t>7</w:t>
      </w:r>
      <w:r>
        <w:rPr>
          <w:rFonts w:hint="eastAsia"/>
        </w:rPr>
        <w:t>号电池。用于儿童及成人在正常或发烧状态下的体温测量。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测试前完成的各项任务：制定《质量策划》，提交《软件需求规格书》等在测试工作前需要提交的报告。</w:t>
      </w:r>
    </w:p>
    <w:p w:rsidR="00E715F6" w:rsidRDefault="00E715F6">
      <w:pPr>
        <w:spacing w:line="360" w:lineRule="auto"/>
        <w:ind w:firstLine="420"/>
        <w:rPr>
          <w:rFonts w:hint="eastAsia"/>
        </w:rPr>
      </w:pP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1.3</w:t>
      </w:r>
      <w:r>
        <w:rPr>
          <w:rFonts w:hint="eastAsia"/>
          <w:lang w:eastAsia="zh-CN"/>
        </w:rPr>
        <w:t>定义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列出本文件中用到的专门术语的定义和外文首字母组词的原词组：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>：单步执行，观察程序执行的路径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：输入不同的值，验证输出值和预定的要求是否一致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>：执行软件子程序，观察硬件的活动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I</w:t>
      </w:r>
      <w:r>
        <w:rPr>
          <w:rFonts w:hint="eastAsia"/>
        </w:rPr>
        <w:t>：改变硬件的输入，验证软件的活动</w:t>
      </w:r>
    </w:p>
    <w:p w:rsidR="00E715F6" w:rsidRDefault="00E715F6">
      <w:pPr>
        <w:spacing w:line="360" w:lineRule="auto"/>
        <w:ind w:firstLine="420"/>
        <w:rPr>
          <w:rFonts w:hint="eastAsia"/>
        </w:rPr>
      </w:pP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1.4</w:t>
      </w:r>
      <w:r>
        <w:rPr>
          <w:rFonts w:hint="eastAsia"/>
          <w:lang w:eastAsia="zh-CN"/>
        </w:rPr>
        <w:t>参考资料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t>a</w:t>
      </w:r>
      <w:r>
        <w:rPr>
          <w:rFonts w:hint="eastAsia"/>
        </w:rPr>
        <w:t>．《</w:t>
      </w:r>
      <w:r>
        <w:rPr>
          <w:rFonts w:hint="eastAsia"/>
        </w:rPr>
        <w:t>PT9L</w:t>
      </w:r>
      <w:r>
        <w:rPr>
          <w:rFonts w:hint="eastAsia"/>
        </w:rPr>
        <w:t>设计输入》</w:t>
      </w:r>
      <w:r>
        <w:rPr>
          <w:rFonts w:hint="eastAsia"/>
        </w:rPr>
        <w:t>V1.0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．《</w:t>
      </w:r>
      <w:r>
        <w:rPr>
          <w:rFonts w:hint="eastAsia"/>
        </w:rPr>
        <w:t>PT9L</w:t>
      </w:r>
      <w:r>
        <w:rPr>
          <w:rFonts w:hint="eastAsia"/>
        </w:rPr>
        <w:t>软件质量策划》</w:t>
      </w:r>
      <w:r>
        <w:rPr>
          <w:rFonts w:hint="eastAsia"/>
        </w:rPr>
        <w:t>V1.0</w:t>
      </w:r>
    </w:p>
    <w:p w:rsidR="00E715F6" w:rsidRDefault="00E715F6">
      <w:pPr>
        <w:pStyle w:val="1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计划</w:t>
      </w: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2.1</w:t>
      </w:r>
      <w:r>
        <w:rPr>
          <w:rFonts w:hint="eastAsia"/>
          <w:lang w:eastAsia="zh-CN"/>
        </w:rPr>
        <w:t>软件说明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6692"/>
      </w:tblGrid>
      <w:tr w:rsidR="00000000">
        <w:trPr>
          <w:trHeight w:val="567"/>
          <w:jc w:val="center"/>
        </w:trPr>
        <w:tc>
          <w:tcPr>
            <w:tcW w:w="1984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软件功能</w:t>
            </w:r>
          </w:p>
        </w:tc>
        <w:tc>
          <w:tcPr>
            <w:tcW w:w="6692" w:type="dxa"/>
            <w:vAlign w:val="center"/>
          </w:tcPr>
          <w:tbl>
            <w:tblPr>
              <w:tblW w:w="0" w:type="auto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39"/>
              <w:gridCol w:w="3908"/>
              <w:gridCol w:w="1919"/>
            </w:tblGrid>
            <w:tr w:rsidR="00000000">
              <w:trPr>
                <w:trHeight w:val="397"/>
              </w:trPr>
              <w:tc>
                <w:tcPr>
                  <w:tcW w:w="639" w:type="dxa"/>
                  <w:vAlign w:val="center"/>
                </w:tcPr>
                <w:p w:rsidR="00E715F6" w:rsidRDefault="00E715F6">
                  <w:pPr>
                    <w:spacing w:line="360" w:lineRule="auto"/>
                    <w:jc w:val="center"/>
                    <w:textAlignment w:val="baseline"/>
                    <w:rPr>
                      <w:rFonts w:ascii="宋体" w:hAnsi="宋体" w:hint="eastAsia"/>
                      <w:b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sz w:val="24"/>
                    </w:rPr>
                    <w:t>序号</w:t>
                  </w:r>
                </w:p>
              </w:tc>
              <w:tc>
                <w:tcPr>
                  <w:tcW w:w="3908" w:type="dxa"/>
                  <w:vAlign w:val="center"/>
                </w:tcPr>
                <w:p w:rsidR="00E715F6" w:rsidRDefault="00E715F6">
                  <w:pPr>
                    <w:jc w:val="center"/>
                    <w:textAlignment w:val="baseline"/>
                    <w:rPr>
                      <w:rFonts w:ascii="宋体" w:hAnsi="宋体" w:hint="eastAsia"/>
                      <w:b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sz w:val="24"/>
                    </w:rPr>
                    <w:t>作用及控制要点描述</w:t>
                  </w:r>
                </w:p>
              </w:tc>
              <w:tc>
                <w:tcPr>
                  <w:tcW w:w="1919" w:type="dxa"/>
                  <w:vAlign w:val="center"/>
                </w:tcPr>
                <w:p w:rsidR="00E715F6" w:rsidRDefault="00E715F6">
                  <w:pPr>
                    <w:jc w:val="center"/>
                    <w:textAlignment w:val="baseline"/>
                    <w:rPr>
                      <w:rFonts w:ascii="宋体" w:hAnsi="宋体" w:hint="eastAsia"/>
                      <w:b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sz w:val="24"/>
                    </w:rPr>
                    <w:t>备注（针对</w:t>
                  </w:r>
                  <w:r>
                    <w:rPr>
                      <w:rFonts w:ascii="宋体" w:hAnsi="宋体" w:hint="eastAsia"/>
                      <w:b/>
                      <w:sz w:val="24"/>
                    </w:rPr>
                    <w:t>MCU</w:t>
                  </w:r>
                  <w:r>
                    <w:rPr>
                      <w:rFonts w:ascii="宋体" w:hAnsi="宋体" w:hint="eastAsia"/>
                      <w:b/>
                      <w:sz w:val="24"/>
                    </w:rPr>
                    <w:t>）</w:t>
                  </w:r>
                </w:p>
              </w:tc>
            </w:tr>
            <w:tr w:rsidR="00000000">
              <w:trPr>
                <w:trHeight w:val="397"/>
              </w:trPr>
              <w:tc>
                <w:tcPr>
                  <w:tcW w:w="639" w:type="dxa"/>
                  <w:vAlign w:val="center"/>
                </w:tcPr>
                <w:p w:rsidR="00E715F6" w:rsidRDefault="00E715F6">
                  <w:pPr>
                    <w:spacing w:line="360" w:lineRule="auto"/>
                    <w:jc w:val="center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1</w:t>
                  </w:r>
                </w:p>
              </w:tc>
              <w:tc>
                <w:tcPr>
                  <w:tcW w:w="3908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MCU</w:t>
                  </w:r>
                  <w:r>
                    <w:rPr>
                      <w:rFonts w:ascii="宋体" w:hAnsi="宋体" w:hint="eastAsia"/>
                    </w:rPr>
                    <w:t>系统初始化，配置相关模块的模式和功能设置</w:t>
                  </w:r>
                </w:p>
              </w:tc>
              <w:tc>
                <w:tcPr>
                  <w:tcW w:w="1919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</w:p>
              </w:tc>
            </w:tr>
            <w:tr w:rsidR="00000000">
              <w:tc>
                <w:tcPr>
                  <w:tcW w:w="639" w:type="dxa"/>
                  <w:vAlign w:val="center"/>
                </w:tcPr>
                <w:p w:rsidR="00E715F6" w:rsidRDefault="00E715F6">
                  <w:pPr>
                    <w:spacing w:line="360" w:lineRule="auto"/>
                    <w:jc w:val="center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lastRenderedPageBreak/>
                    <w:t>2</w:t>
                  </w:r>
                </w:p>
              </w:tc>
              <w:tc>
                <w:tcPr>
                  <w:tcW w:w="3908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测量人体表面温度，计算出人体内核的温度</w:t>
                  </w:r>
                </w:p>
              </w:tc>
              <w:tc>
                <w:tcPr>
                  <w:tcW w:w="1919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通过</w:t>
                  </w:r>
                  <w:r>
                    <w:rPr>
                      <w:rFonts w:ascii="宋体" w:hAnsi="宋体" w:hint="eastAsia"/>
                    </w:rPr>
                    <w:t>AD</w:t>
                  </w:r>
                  <w:r>
                    <w:rPr>
                      <w:rFonts w:ascii="宋体" w:hAnsi="宋体" w:hint="eastAsia"/>
                    </w:rPr>
                    <w:t>采集接口</w:t>
                  </w:r>
                </w:p>
              </w:tc>
            </w:tr>
            <w:tr w:rsidR="00000000">
              <w:tc>
                <w:tcPr>
                  <w:tcW w:w="639" w:type="dxa"/>
                  <w:vAlign w:val="center"/>
                </w:tcPr>
                <w:p w:rsidR="00E715F6" w:rsidRDefault="00E715F6">
                  <w:pPr>
                    <w:spacing w:line="360" w:lineRule="auto"/>
                    <w:jc w:val="center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3</w:t>
                  </w:r>
                </w:p>
              </w:tc>
              <w:tc>
                <w:tcPr>
                  <w:tcW w:w="3908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片内</w:t>
                  </w:r>
                  <w:r>
                    <w:rPr>
                      <w:rFonts w:hint="eastAsia"/>
                    </w:rPr>
                    <w:t>EEPROM</w:t>
                  </w:r>
                  <w:r>
                    <w:rPr>
                      <w:rFonts w:ascii="宋体" w:hAnsi="宋体" w:hint="eastAsia"/>
                    </w:rPr>
                    <w:t>标定参数数据读取</w:t>
                  </w:r>
                </w:p>
              </w:tc>
              <w:tc>
                <w:tcPr>
                  <w:tcW w:w="1919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</w:p>
              </w:tc>
            </w:tr>
            <w:tr w:rsidR="00000000">
              <w:tc>
                <w:tcPr>
                  <w:tcW w:w="639" w:type="dxa"/>
                  <w:vAlign w:val="center"/>
                </w:tcPr>
                <w:p w:rsidR="00E715F6" w:rsidRDefault="00E715F6">
                  <w:pPr>
                    <w:spacing w:line="360" w:lineRule="auto"/>
                    <w:jc w:val="center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4</w:t>
                  </w:r>
                </w:p>
              </w:tc>
              <w:tc>
                <w:tcPr>
                  <w:tcW w:w="3908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AD</w:t>
                  </w:r>
                  <w:r>
                    <w:rPr>
                      <w:rFonts w:ascii="宋体" w:hAnsi="宋体" w:hint="eastAsia"/>
                    </w:rPr>
                    <w:t>采集、判断电池电压状态</w:t>
                  </w:r>
                </w:p>
              </w:tc>
              <w:tc>
                <w:tcPr>
                  <w:tcW w:w="1919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通过</w:t>
                  </w:r>
                  <w:r>
                    <w:rPr>
                      <w:rFonts w:ascii="宋体" w:hAnsi="宋体" w:hint="eastAsia"/>
                    </w:rPr>
                    <w:t>AD</w:t>
                  </w:r>
                  <w:r>
                    <w:rPr>
                      <w:rFonts w:ascii="宋体" w:hAnsi="宋体" w:hint="eastAsia"/>
                    </w:rPr>
                    <w:t>采集端口</w:t>
                  </w:r>
                </w:p>
              </w:tc>
            </w:tr>
            <w:tr w:rsidR="00000000">
              <w:tc>
                <w:tcPr>
                  <w:tcW w:w="639" w:type="dxa"/>
                  <w:vAlign w:val="center"/>
                </w:tcPr>
                <w:p w:rsidR="00E715F6" w:rsidRDefault="00E715F6">
                  <w:pPr>
                    <w:spacing w:line="360" w:lineRule="auto"/>
                    <w:jc w:val="center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5</w:t>
                  </w:r>
                </w:p>
              </w:tc>
              <w:tc>
                <w:tcPr>
                  <w:tcW w:w="3908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L</w:t>
                  </w:r>
                  <w:r>
                    <w:rPr>
                      <w:rFonts w:ascii="宋体" w:hAnsi="宋体"/>
                    </w:rPr>
                    <w:t>C</w:t>
                  </w:r>
                  <w:r>
                    <w:rPr>
                      <w:rFonts w:ascii="宋体" w:hAnsi="宋体" w:hint="eastAsia"/>
                    </w:rPr>
                    <w:t>D</w:t>
                  </w:r>
                  <w:r>
                    <w:rPr>
                      <w:rFonts w:ascii="宋体" w:hAnsi="宋体" w:hint="eastAsia"/>
                    </w:rPr>
                    <w:t>显示</w:t>
                  </w:r>
                </w:p>
              </w:tc>
              <w:tc>
                <w:tcPr>
                  <w:tcW w:w="1919" w:type="dxa"/>
                  <w:vAlign w:val="center"/>
                </w:tcPr>
                <w:p w:rsidR="00E715F6" w:rsidRDefault="00E715F6">
                  <w:pPr>
                    <w:jc w:val="left"/>
                    <w:textAlignment w:val="baseline"/>
                    <w:rPr>
                      <w:rFonts w:ascii="宋体" w:hAnsi="宋体" w:hint="eastAsia"/>
                    </w:rPr>
                  </w:pPr>
                  <w:r>
                    <w:rPr>
                      <w:rFonts w:ascii="宋体" w:hAnsi="宋体" w:hint="eastAsia"/>
                    </w:rPr>
                    <w:t>通过数据端口</w:t>
                  </w:r>
                </w:p>
              </w:tc>
            </w:tr>
          </w:tbl>
          <w:p w:rsidR="00E715F6" w:rsidRDefault="00E715F6">
            <w:pPr>
              <w:spacing w:line="360" w:lineRule="auto"/>
              <w:rPr>
                <w:rFonts w:hint="eastAsia"/>
              </w:rPr>
            </w:pPr>
          </w:p>
        </w:tc>
      </w:tr>
      <w:tr w:rsidR="00000000">
        <w:trPr>
          <w:trHeight w:val="567"/>
          <w:jc w:val="center"/>
        </w:trPr>
        <w:tc>
          <w:tcPr>
            <w:tcW w:w="1984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输入</w:t>
            </w:r>
          </w:p>
        </w:tc>
        <w:tc>
          <w:tcPr>
            <w:tcW w:w="6692" w:type="dxa"/>
            <w:vAlign w:val="center"/>
          </w:tcPr>
          <w:p w:rsidR="00E715F6" w:rsidRDefault="00E715F6">
            <w:pPr>
              <w:ind w:firstLineChars="200" w:firstLine="420"/>
              <w:rPr>
                <w:rStyle w:val="a9"/>
                <w:rFonts w:ascii="Arial" w:hAnsi="Arial"/>
                <w:b w:val="0"/>
                <w:szCs w:val="21"/>
              </w:rPr>
            </w:pPr>
            <w:r>
              <w:rPr>
                <w:rStyle w:val="a9"/>
                <w:rFonts w:ascii="Arial" w:hAnsi="Arial" w:hint="eastAsia"/>
                <w:b w:val="0"/>
                <w:szCs w:val="21"/>
              </w:rPr>
              <w:t>红外传感器信号输入</w:t>
            </w:r>
          </w:p>
          <w:p w:rsidR="00E715F6" w:rsidRDefault="00E715F6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电池电量采集信号输入</w:t>
            </w:r>
          </w:p>
          <w:p w:rsidR="00E715F6" w:rsidRDefault="00E715F6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按键触发信号输入</w:t>
            </w:r>
          </w:p>
          <w:p w:rsidR="00E715F6" w:rsidRDefault="00E715F6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EEPROM</w:t>
            </w:r>
            <w:r>
              <w:rPr>
                <w:rFonts w:hint="eastAsia"/>
              </w:rPr>
              <w:t>数据读取</w:t>
            </w:r>
          </w:p>
        </w:tc>
      </w:tr>
      <w:tr w:rsidR="00000000">
        <w:trPr>
          <w:trHeight w:val="567"/>
          <w:jc w:val="center"/>
        </w:trPr>
        <w:tc>
          <w:tcPr>
            <w:tcW w:w="1984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</w:t>
            </w:r>
          </w:p>
        </w:tc>
        <w:tc>
          <w:tcPr>
            <w:tcW w:w="6692" w:type="dxa"/>
            <w:vAlign w:val="center"/>
          </w:tcPr>
          <w:p w:rsidR="00E715F6" w:rsidRDefault="00E715F6">
            <w:pPr>
              <w:ind w:left="420"/>
              <w:rPr>
                <w:rStyle w:val="a9"/>
                <w:rFonts w:ascii="Arial" w:hAnsi="Arial" w:hint="eastAsia"/>
                <w:b w:val="0"/>
                <w:szCs w:val="21"/>
              </w:rPr>
            </w:pPr>
            <w:r>
              <w:rPr>
                <w:rStyle w:val="a9"/>
                <w:rFonts w:ascii="Arial" w:hAnsi="Arial" w:hint="eastAsia"/>
                <w:b w:val="0"/>
                <w:szCs w:val="21"/>
              </w:rPr>
              <w:t>蜂鸣器驱动信号</w:t>
            </w:r>
          </w:p>
          <w:p w:rsidR="00E715F6" w:rsidRDefault="00E715F6">
            <w:pPr>
              <w:ind w:left="420"/>
              <w:rPr>
                <w:rFonts w:hint="eastAsia"/>
              </w:rPr>
            </w:pPr>
            <w:r>
              <w:rPr>
                <w:rStyle w:val="a9"/>
                <w:rFonts w:ascii="Arial" w:hAnsi="Arial" w:hint="eastAsia"/>
                <w:b w:val="0"/>
                <w:szCs w:val="21"/>
              </w:rPr>
              <w:t>L</w:t>
            </w:r>
            <w:r>
              <w:rPr>
                <w:rStyle w:val="a9"/>
                <w:rFonts w:ascii="Arial" w:hAnsi="Arial"/>
                <w:b w:val="0"/>
                <w:szCs w:val="21"/>
              </w:rPr>
              <w:t>C</w:t>
            </w:r>
            <w:r>
              <w:rPr>
                <w:rStyle w:val="a9"/>
                <w:rFonts w:ascii="Arial" w:hAnsi="Arial" w:hint="eastAsia"/>
                <w:b w:val="0"/>
                <w:szCs w:val="21"/>
              </w:rPr>
              <w:t>D</w:t>
            </w:r>
            <w:r>
              <w:rPr>
                <w:rStyle w:val="a9"/>
                <w:rFonts w:ascii="Arial" w:hAnsi="Arial" w:hint="eastAsia"/>
                <w:b w:val="0"/>
                <w:szCs w:val="21"/>
              </w:rPr>
              <w:t>显示信号输出</w:t>
            </w:r>
          </w:p>
        </w:tc>
      </w:tr>
    </w:tbl>
    <w:p w:rsidR="00E715F6" w:rsidRDefault="00E715F6">
      <w:pPr>
        <w:rPr>
          <w:rFonts w:hint="eastAsia"/>
        </w:rPr>
      </w:pP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2.2</w:t>
      </w:r>
      <w:r>
        <w:rPr>
          <w:rFonts w:hint="eastAsia"/>
          <w:lang w:eastAsia="zh-CN"/>
        </w:rPr>
        <w:t>测试进度及内容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通常根据不同的测试角度，软件测试可分为静态分析、动态分析，也可分为单元测试、集成测试、系统测试。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针对当前项目，编译环境可以通过词法分析、语法分析、控制流、数据流分析等方法检查代码，所以我们使用编译环境来实现代码的静态分析。编译环境在执行编译、链接、生成目标代码时，不能出现报错，不能出现影响代码安全性、有效性的警告，要保证目标代码可以正常生成。然后进行单元测试</w:t>
      </w:r>
      <w:r>
        <w:rPr>
          <w:rFonts w:hint="eastAsia"/>
        </w:rPr>
        <w:t>/</w:t>
      </w:r>
      <w:r>
        <w:rPr>
          <w:rFonts w:hint="eastAsia"/>
        </w:rPr>
        <w:t>子程序测试及系统测试实现代码的动态分析。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1260"/>
        <w:gridCol w:w="2520"/>
        <w:gridCol w:w="2340"/>
        <w:gridCol w:w="1620"/>
      </w:tblGrid>
      <w:tr w:rsidR="00000000">
        <w:trPr>
          <w:trHeight w:val="567"/>
        </w:trPr>
        <w:tc>
          <w:tcPr>
            <w:tcW w:w="1368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测试活动</w:t>
            </w:r>
          </w:p>
        </w:tc>
        <w:tc>
          <w:tcPr>
            <w:tcW w:w="126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进度安排</w:t>
            </w:r>
          </w:p>
        </w:tc>
        <w:tc>
          <w:tcPr>
            <w:tcW w:w="252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人员安排</w:t>
            </w:r>
          </w:p>
        </w:tc>
        <w:tc>
          <w:tcPr>
            <w:tcW w:w="234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162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测试目的</w:t>
            </w:r>
          </w:p>
        </w:tc>
      </w:tr>
      <w:tr w:rsidR="00000000">
        <w:trPr>
          <w:trHeight w:val="567"/>
        </w:trPr>
        <w:tc>
          <w:tcPr>
            <w:tcW w:w="1368" w:type="dxa"/>
            <w:vAlign w:val="center"/>
          </w:tcPr>
          <w:p w:rsidR="00E715F6" w:rsidRDefault="00E715F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单元测试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子程序测试</w:t>
            </w:r>
          </w:p>
        </w:tc>
        <w:tc>
          <w:tcPr>
            <w:tcW w:w="126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编码和调试之后</w:t>
            </w:r>
          </w:p>
        </w:tc>
        <w:tc>
          <w:tcPr>
            <w:tcW w:w="2520" w:type="dxa"/>
            <w:vAlign w:val="center"/>
          </w:tcPr>
          <w:p w:rsidR="00E715F6" w:rsidRDefault="00E715F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测试人：王迪</w:t>
            </w:r>
          </w:p>
          <w:p w:rsidR="00E715F6" w:rsidRDefault="00E715F6">
            <w:pPr>
              <w:numPr>
                <w:ins w:id="0" w:author="IBM" w:date="2011-07-09T14:05:00Z"/>
              </w:num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审核人：侯广伟</w:t>
            </w:r>
          </w:p>
        </w:tc>
        <w:tc>
          <w:tcPr>
            <w:tcW w:w="234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验证单元的内部结构以及单元实现的功能</w:t>
            </w:r>
          </w:p>
        </w:tc>
        <w:tc>
          <w:tcPr>
            <w:tcW w:w="162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测试子程序是否按预期运行</w:t>
            </w:r>
          </w:p>
        </w:tc>
      </w:tr>
      <w:tr w:rsidR="00000000">
        <w:trPr>
          <w:trHeight w:val="567"/>
        </w:trPr>
        <w:tc>
          <w:tcPr>
            <w:tcW w:w="1368" w:type="dxa"/>
            <w:vAlign w:val="center"/>
          </w:tcPr>
          <w:p w:rsidR="00E715F6" w:rsidRDefault="00E715F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系统测试</w:t>
            </w:r>
          </w:p>
        </w:tc>
        <w:tc>
          <w:tcPr>
            <w:tcW w:w="126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在单元测试完成之后</w:t>
            </w:r>
          </w:p>
        </w:tc>
        <w:tc>
          <w:tcPr>
            <w:tcW w:w="2520" w:type="dxa"/>
            <w:vAlign w:val="center"/>
          </w:tcPr>
          <w:p w:rsidR="00E715F6" w:rsidRDefault="00E715F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测试人：王迪</w:t>
            </w:r>
          </w:p>
          <w:p w:rsidR="00E715F6" w:rsidRDefault="00E715F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审核人：侯广伟</w:t>
            </w:r>
          </w:p>
        </w:tc>
        <w:tc>
          <w:tcPr>
            <w:tcW w:w="234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确认系统工作的版本满足需求</w:t>
            </w:r>
          </w:p>
        </w:tc>
        <w:tc>
          <w:tcPr>
            <w:tcW w:w="162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测试整机功能是否正常</w:t>
            </w:r>
          </w:p>
        </w:tc>
      </w:tr>
    </w:tbl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测试方法缩写字母说明：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>：模拟软件单步执行，观察程序执行的结果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：输入不同值，确认软件的输出是否和人工计算的一致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>：执行软件，观察硬件的响应</w:t>
      </w:r>
    </w:p>
    <w:p w:rsidR="00E715F6" w:rsidRDefault="00E715F6">
      <w:pPr>
        <w:spacing w:line="360" w:lineRule="auto"/>
        <w:ind w:firstLine="420"/>
        <w:rPr>
          <w:rFonts w:hint="eastAsia"/>
          <w:i/>
        </w:rPr>
      </w:pPr>
      <w:r>
        <w:rPr>
          <w:rFonts w:hint="eastAsia"/>
        </w:rPr>
        <w:t>I</w:t>
      </w:r>
      <w:r>
        <w:rPr>
          <w:rFonts w:hint="eastAsia"/>
        </w:rPr>
        <w:t>：改变硬件的输入，确认软件的响应</w:t>
      </w: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2.3</w:t>
      </w:r>
      <w:r>
        <w:rPr>
          <w:rFonts w:hint="eastAsia"/>
          <w:lang w:eastAsia="zh-CN"/>
        </w:rPr>
        <w:t>单元测试</w:t>
      </w:r>
      <w:r>
        <w:rPr>
          <w:rFonts w:eastAsia="宋体" w:hint="eastAsia"/>
          <w:lang w:eastAsia="zh-CN"/>
        </w:rPr>
        <w:t>/</w:t>
      </w:r>
      <w:r>
        <w:rPr>
          <w:rFonts w:eastAsia="宋体" w:hint="eastAsia"/>
          <w:lang w:eastAsia="zh-CN"/>
        </w:rPr>
        <w:t>子程序测试</w:t>
      </w: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2.3.1</w:t>
      </w:r>
      <w:r>
        <w:rPr>
          <w:rFonts w:hint="eastAsia"/>
          <w:lang w:eastAsia="zh-CN"/>
        </w:rPr>
        <w:t>条件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测试设备</w:t>
      </w:r>
    </w:p>
    <w:p w:rsidR="00E715F6" w:rsidRDefault="00E715F6">
      <w:pPr>
        <w:spacing w:line="360" w:lineRule="auto"/>
        <w:ind w:firstLine="420"/>
        <w:rPr>
          <w:rFonts w:hint="eastAsia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8"/>
        <w:gridCol w:w="5436"/>
      </w:tblGrid>
      <w:tr w:rsidR="00000000">
        <w:trPr>
          <w:trHeight w:val="397"/>
          <w:jc w:val="center"/>
        </w:trPr>
        <w:tc>
          <w:tcPr>
            <w:tcW w:w="1368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</w:tc>
        <w:tc>
          <w:tcPr>
            <w:tcW w:w="5436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管制编号</w:t>
            </w:r>
          </w:p>
        </w:tc>
      </w:tr>
      <w:tr w:rsidR="00000000">
        <w:trPr>
          <w:trHeight w:val="397"/>
          <w:jc w:val="center"/>
        </w:trPr>
        <w:tc>
          <w:tcPr>
            <w:tcW w:w="1368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稳压电源</w:t>
            </w:r>
          </w:p>
        </w:tc>
        <w:tc>
          <w:tcPr>
            <w:tcW w:w="5436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DJS10005</w:t>
            </w:r>
          </w:p>
        </w:tc>
      </w:tr>
      <w:tr w:rsidR="00000000">
        <w:trPr>
          <w:trHeight w:val="397"/>
          <w:jc w:val="center"/>
        </w:trPr>
        <w:tc>
          <w:tcPr>
            <w:tcW w:w="1368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万用表</w:t>
            </w:r>
          </w:p>
        </w:tc>
        <w:tc>
          <w:tcPr>
            <w:tcW w:w="5436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DJS06046</w:t>
            </w:r>
          </w:p>
        </w:tc>
      </w:tr>
      <w:tr w:rsidR="00000000">
        <w:trPr>
          <w:trHeight w:val="397"/>
          <w:jc w:val="center"/>
        </w:trPr>
        <w:tc>
          <w:tcPr>
            <w:tcW w:w="1368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示波器</w:t>
            </w:r>
          </w:p>
        </w:tc>
        <w:tc>
          <w:tcPr>
            <w:tcW w:w="5436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DJS01002</w:t>
            </w:r>
          </w:p>
        </w:tc>
      </w:tr>
    </w:tbl>
    <w:p w:rsidR="00E715F6" w:rsidRDefault="00E715F6">
      <w:pPr>
        <w:spacing w:line="360" w:lineRule="auto"/>
        <w:ind w:firstLine="420"/>
        <w:rPr>
          <w:rFonts w:hint="eastAsia"/>
        </w:rPr>
      </w:pPr>
    </w:p>
    <w:p w:rsidR="00E715F6" w:rsidRDefault="00E715F6">
      <w:pPr>
        <w:pStyle w:val="3"/>
        <w:spacing w:line="360" w:lineRule="auto"/>
        <w:rPr>
          <w:rFonts w:hint="eastAsia"/>
        </w:rPr>
      </w:pPr>
      <w:r>
        <w:rPr>
          <w:rFonts w:hint="eastAsia"/>
        </w:rPr>
        <w:t>2.3.2</w:t>
      </w:r>
      <w:r>
        <w:rPr>
          <w:rFonts w:hint="eastAsia"/>
        </w:rPr>
        <w:t>测试资料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详见附录一。此表可作为子程序测试记录使用。</w:t>
      </w: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系统</w:t>
      </w:r>
      <w:r>
        <w:rPr>
          <w:rFonts w:hint="eastAsia"/>
          <w:lang w:eastAsia="zh-CN"/>
        </w:rPr>
        <w:t>测试</w:t>
      </w: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2.4.1</w:t>
      </w:r>
      <w:r>
        <w:rPr>
          <w:rFonts w:hint="eastAsia"/>
          <w:lang w:eastAsia="zh-CN"/>
        </w:rPr>
        <w:t>条件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测试设备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4"/>
        <w:gridCol w:w="5170"/>
      </w:tblGrid>
      <w:tr w:rsidR="00000000">
        <w:trPr>
          <w:trHeight w:val="397"/>
          <w:jc w:val="center"/>
        </w:trPr>
        <w:tc>
          <w:tcPr>
            <w:tcW w:w="1634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设备名称</w:t>
            </w:r>
          </w:p>
        </w:tc>
        <w:tc>
          <w:tcPr>
            <w:tcW w:w="517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管制编号</w:t>
            </w:r>
          </w:p>
        </w:tc>
      </w:tr>
      <w:tr w:rsidR="00000000">
        <w:trPr>
          <w:trHeight w:val="397"/>
          <w:jc w:val="center"/>
        </w:trPr>
        <w:tc>
          <w:tcPr>
            <w:tcW w:w="1634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稳压电源</w:t>
            </w:r>
          </w:p>
        </w:tc>
        <w:tc>
          <w:tcPr>
            <w:tcW w:w="517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22"/>
              </w:rPr>
              <w:t>DJS10005</w:t>
            </w:r>
          </w:p>
        </w:tc>
      </w:tr>
      <w:tr w:rsidR="00000000">
        <w:trPr>
          <w:trHeight w:val="397"/>
          <w:jc w:val="center"/>
        </w:trPr>
        <w:tc>
          <w:tcPr>
            <w:tcW w:w="1634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万用表</w:t>
            </w:r>
          </w:p>
        </w:tc>
        <w:tc>
          <w:tcPr>
            <w:tcW w:w="517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22"/>
              </w:rPr>
              <w:t>DJS06046</w:t>
            </w:r>
          </w:p>
        </w:tc>
      </w:tr>
      <w:tr w:rsidR="00000000">
        <w:trPr>
          <w:trHeight w:val="397"/>
          <w:jc w:val="center"/>
        </w:trPr>
        <w:tc>
          <w:tcPr>
            <w:tcW w:w="1634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szCs w:val="22"/>
              </w:rPr>
              <w:t>恒温槽</w:t>
            </w:r>
          </w:p>
        </w:tc>
        <w:tc>
          <w:tcPr>
            <w:tcW w:w="517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</w:rPr>
              <w:t>RPZ03003</w:t>
            </w:r>
          </w:p>
        </w:tc>
      </w:tr>
      <w:tr w:rsidR="00000000">
        <w:trPr>
          <w:trHeight w:val="397"/>
          <w:jc w:val="center"/>
        </w:trPr>
        <w:tc>
          <w:tcPr>
            <w:tcW w:w="1634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</w:rPr>
              <w:t>黑体辐射源</w:t>
            </w:r>
          </w:p>
        </w:tc>
        <w:tc>
          <w:tcPr>
            <w:tcW w:w="517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</w:rPr>
              <w:t>RJS</w:t>
            </w:r>
            <w:r>
              <w:rPr>
                <w:sz w:val="24"/>
              </w:rPr>
              <w:t>05001</w:t>
            </w:r>
          </w:p>
        </w:tc>
      </w:tr>
    </w:tbl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</w:rPr>
        <w:t>2.</w:t>
      </w:r>
      <w:r>
        <w:rPr>
          <w:rFonts w:hint="eastAsia"/>
          <w:lang w:eastAsia="zh-CN"/>
        </w:rPr>
        <w:t>4</w:t>
      </w:r>
      <w:r>
        <w:rPr>
          <w:rFonts w:hint="eastAsia"/>
        </w:rPr>
        <w:t>.2</w:t>
      </w:r>
      <w:r>
        <w:rPr>
          <w:rFonts w:hint="eastAsia"/>
        </w:rPr>
        <w:t>测试资料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详见附录二、附件三。这两个附件可作为系统测试记录使用。</w:t>
      </w:r>
    </w:p>
    <w:p w:rsidR="00E715F6" w:rsidRDefault="00E715F6">
      <w:pPr>
        <w:rPr>
          <w:rFonts w:hint="eastAsia"/>
        </w:rPr>
      </w:pPr>
    </w:p>
    <w:p w:rsidR="00E715F6" w:rsidRDefault="00E715F6">
      <w:pPr>
        <w:pStyle w:val="1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测试设计说明</w:t>
      </w: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3.1</w:t>
      </w:r>
      <w:r>
        <w:rPr>
          <w:rFonts w:eastAsia="宋体" w:hint="eastAsia"/>
          <w:lang w:eastAsia="zh-CN"/>
        </w:rPr>
        <w:t>子程序测试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针对单元测试的测试内容的测试设计考虑，测试各个不同的输入引起的不同的输出。</w:t>
      </w: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3.1.1</w:t>
      </w:r>
      <w:r>
        <w:rPr>
          <w:rFonts w:hint="eastAsia"/>
          <w:lang w:eastAsia="zh-CN"/>
        </w:rPr>
        <w:t>控制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本测试的控制方式为人工输入。</w:t>
      </w: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3.1.2</w:t>
      </w:r>
      <w:r>
        <w:rPr>
          <w:rFonts w:hint="eastAsia"/>
          <w:lang w:eastAsia="zh-CN"/>
        </w:rPr>
        <w:t>输入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参见附录一</w:t>
      </w:r>
      <w:r>
        <w:rPr>
          <w:rFonts w:hint="eastAsia"/>
        </w:rPr>
        <w:t xml:space="preserve"> </w:t>
      </w:r>
      <w:r>
        <w:rPr>
          <w:rFonts w:hint="eastAsia"/>
        </w:rPr>
        <w:t>中表格栏目“测试输入和预期输出”中“测试项目”一栏。</w:t>
      </w: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3.1.3</w:t>
      </w:r>
      <w:r>
        <w:rPr>
          <w:rFonts w:hint="eastAsia"/>
          <w:lang w:eastAsia="zh-CN"/>
        </w:rPr>
        <w:t>输出</w:t>
      </w:r>
    </w:p>
    <w:p w:rsidR="00E715F6" w:rsidRDefault="00E715F6">
      <w:pPr>
        <w:ind w:firstLineChars="200" w:firstLine="420"/>
        <w:rPr>
          <w:rFonts w:hint="eastAsia"/>
        </w:rPr>
      </w:pPr>
      <w:r>
        <w:rPr>
          <w:rFonts w:hint="eastAsia"/>
        </w:rPr>
        <w:t>参见附录一</w:t>
      </w:r>
      <w:r>
        <w:rPr>
          <w:rFonts w:hint="eastAsia"/>
        </w:rPr>
        <w:t xml:space="preserve"> </w:t>
      </w:r>
      <w:r>
        <w:rPr>
          <w:rFonts w:hint="eastAsia"/>
        </w:rPr>
        <w:t>中表格栏目“测试输入和预期输出”</w:t>
      </w:r>
      <w:r>
        <w:rPr>
          <w:rFonts w:hint="eastAsia"/>
        </w:rPr>
        <w:t xml:space="preserve"> </w:t>
      </w:r>
      <w:r>
        <w:rPr>
          <w:rFonts w:hint="eastAsia"/>
        </w:rPr>
        <w:t>中“预期值”一栏。</w:t>
      </w:r>
    </w:p>
    <w:p w:rsidR="00E715F6" w:rsidRDefault="00E715F6">
      <w:pPr>
        <w:rPr>
          <w:rFonts w:hint="eastAsia"/>
        </w:rPr>
      </w:pP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3.1.4</w:t>
      </w:r>
      <w:r>
        <w:rPr>
          <w:rFonts w:hint="eastAsia"/>
          <w:lang w:eastAsia="zh-CN"/>
        </w:rPr>
        <w:t>过程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参见附录一</w:t>
      </w:r>
      <w:r>
        <w:rPr>
          <w:rFonts w:hint="eastAsia"/>
        </w:rPr>
        <w:t xml:space="preserve"> </w:t>
      </w:r>
      <w:r>
        <w:rPr>
          <w:rFonts w:hint="eastAsia"/>
        </w:rPr>
        <w:t>中表格栏目“测试输入和预期输出”</w:t>
      </w:r>
      <w:r>
        <w:rPr>
          <w:rFonts w:hint="eastAsia"/>
        </w:rPr>
        <w:t xml:space="preserve"> </w:t>
      </w:r>
      <w:r>
        <w:rPr>
          <w:rFonts w:hint="eastAsia"/>
        </w:rPr>
        <w:t>中“测试方法”一栏。</w:t>
      </w:r>
    </w:p>
    <w:p w:rsidR="00E715F6" w:rsidRDefault="00E715F6">
      <w:pPr>
        <w:pStyle w:val="2"/>
        <w:numPr>
          <w:ilvl w:val="0"/>
          <w:numId w:val="0"/>
        </w:numPr>
        <w:spacing w:line="360" w:lineRule="auto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系统测试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针对系统测试的测试内容的测试设计考虑。</w:t>
      </w: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3.2.1</w:t>
      </w:r>
      <w:r>
        <w:rPr>
          <w:rFonts w:hint="eastAsia"/>
          <w:lang w:eastAsia="zh-CN"/>
        </w:rPr>
        <w:t>控制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本测试的控制方式为人工输入，测试各个不同的输入引起的不同的输出。</w:t>
      </w:r>
      <w:r>
        <w:rPr>
          <w:rFonts w:hint="eastAsia"/>
        </w:rPr>
        <w:t xml:space="preserve"> </w:t>
      </w: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3.2.2</w:t>
      </w:r>
      <w:r>
        <w:rPr>
          <w:rFonts w:hint="eastAsia"/>
          <w:lang w:eastAsia="zh-CN"/>
        </w:rPr>
        <w:t>输入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bookmarkStart w:id="1" w:name="OLE_LINK11"/>
      <w:r>
        <w:rPr>
          <w:rFonts w:hint="eastAsia"/>
        </w:rPr>
        <w:t>参见附录二、附件三表格中</w:t>
      </w:r>
      <w:bookmarkEnd w:id="1"/>
      <w:r>
        <w:rPr>
          <w:rFonts w:hint="eastAsia"/>
        </w:rPr>
        <w:t>“测试输入”一栏。</w:t>
      </w: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3.2.3</w:t>
      </w:r>
      <w:r>
        <w:rPr>
          <w:rFonts w:hint="eastAsia"/>
          <w:lang w:eastAsia="zh-CN"/>
        </w:rPr>
        <w:t>输出</w:t>
      </w:r>
    </w:p>
    <w:p w:rsidR="00E715F6" w:rsidRDefault="00E715F6">
      <w:pPr>
        <w:ind w:firstLineChars="200" w:firstLine="420"/>
        <w:rPr>
          <w:rFonts w:hint="eastAsia"/>
        </w:rPr>
      </w:pPr>
      <w:r>
        <w:rPr>
          <w:rFonts w:hint="eastAsia"/>
        </w:rPr>
        <w:t>参见附录二、附件三表格中“测试输出”一栏。</w:t>
      </w:r>
    </w:p>
    <w:p w:rsidR="00E715F6" w:rsidRDefault="00E715F6">
      <w:pPr>
        <w:pStyle w:val="3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3.2.4</w:t>
      </w:r>
      <w:r>
        <w:rPr>
          <w:rFonts w:hint="eastAsia"/>
          <w:lang w:eastAsia="zh-CN"/>
        </w:rPr>
        <w:t>过程</w:t>
      </w:r>
    </w:p>
    <w:p w:rsidR="00E715F6" w:rsidRDefault="00E715F6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参见附录二、附件三表格中“测试方法”一栏。</w:t>
      </w:r>
    </w:p>
    <w:p w:rsidR="00E715F6" w:rsidRDefault="00E715F6">
      <w:pPr>
        <w:pStyle w:val="1"/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评价准则</w:t>
      </w:r>
    </w:p>
    <w:p w:rsidR="00E715F6" w:rsidRDefault="00E715F6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测试结果应完全符合“预期值”栏或“测试输出”中对测试结果的描述。</w:t>
      </w:r>
    </w:p>
    <w:p w:rsidR="00E715F6" w:rsidRDefault="00E715F6">
      <w:pPr>
        <w:spacing w:line="360" w:lineRule="auto"/>
        <w:sectPr w:rsidR="00000000">
          <w:footerReference w:type="default" r:id="rId10"/>
          <w:pgSz w:w="11906" w:h="16838"/>
          <w:pgMar w:top="851" w:right="1134" w:bottom="567" w:left="1134" w:header="851" w:footer="992" w:gutter="0"/>
          <w:pgNumType w:start="1"/>
          <w:cols w:space="720"/>
          <w:docGrid w:type="lines" w:linePitch="312"/>
        </w:sectPr>
      </w:pPr>
    </w:p>
    <w:p w:rsidR="00E715F6" w:rsidRDefault="00E715F6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附录一：子程序测试计划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3060"/>
        <w:gridCol w:w="7380"/>
        <w:gridCol w:w="1260"/>
      </w:tblGrid>
      <w:tr w:rsidR="00000000">
        <w:trPr>
          <w:trHeight w:val="567"/>
        </w:trPr>
        <w:tc>
          <w:tcPr>
            <w:tcW w:w="252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子程序名</w:t>
            </w:r>
          </w:p>
        </w:tc>
        <w:tc>
          <w:tcPr>
            <w:tcW w:w="306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738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测试输入和预期输出</w:t>
            </w:r>
          </w:p>
        </w:tc>
        <w:tc>
          <w:tcPr>
            <w:tcW w:w="1260" w:type="dxa"/>
            <w:vAlign w:val="center"/>
          </w:tcPr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测试方法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Void </w:t>
            </w:r>
          </w:p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/>
                <w:sz w:val="24"/>
              </w:rPr>
              <w:t>vUserGPIOInit</w:t>
            </w:r>
            <w:r>
              <w:rPr>
                <w:rFonts w:ascii="Arial" w:hAnsi="Arial" w:hint="eastAsia"/>
                <w:sz w:val="24"/>
              </w:rPr>
              <w:t xml:space="preserve"> </w:t>
            </w:r>
            <w:r>
              <w:rPr>
                <w:rFonts w:ascii="Arial" w:hAnsi="Arial" w:hint="eastAsia"/>
              </w:rPr>
              <w:t>(void)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</w:rPr>
              <w:t>G</w:t>
            </w:r>
            <w:r>
              <w:rPr>
                <w:rFonts w:ascii="Arial" w:hAnsi="Arial"/>
              </w:rPr>
              <w:t>PIO</w:t>
            </w:r>
            <w:r>
              <w:rPr>
                <w:rFonts w:ascii="Arial" w:hAnsi="Arial" w:hint="eastAsia"/>
              </w:rPr>
              <w:t>端口初始化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82"/>
              <w:gridCol w:w="2886"/>
              <w:gridCol w:w="1082"/>
              <w:gridCol w:w="1082"/>
              <w:gridCol w:w="735"/>
            </w:tblGrid>
            <w:tr w:rsidR="00000000">
              <w:trPr>
                <w:trHeight w:val="394"/>
              </w:trPr>
              <w:tc>
                <w:tcPr>
                  <w:tcW w:w="3968" w:type="dxa"/>
                  <w:gridSpan w:val="2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 w:hint="eastAsia"/>
                    </w:rPr>
                    <w:t>PA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</w:t>
                  </w:r>
                  <w:r>
                    <w:rPr>
                      <w:rFonts w:ascii="Arial" w:hAnsi="Arial"/>
                    </w:rPr>
                    <w:t>x0</w:t>
                  </w:r>
                  <w:r>
                    <w:rPr>
                      <w:rFonts w:ascii="Arial" w:hAnsi="Arial" w:hint="eastAsia"/>
                    </w:rPr>
                    <w:t>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24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0x00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394"/>
              </w:trPr>
              <w:tc>
                <w:tcPr>
                  <w:tcW w:w="1082" w:type="dxa"/>
                  <w:vMerge w:val="restart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</w:p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B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0xBF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tcBorders>
                    <w:bottom w:val="single" w:sz="4" w:space="0" w:color="auto"/>
                  </w:tcBorders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PBC</w:t>
                  </w:r>
                </w:p>
              </w:tc>
              <w:tc>
                <w:tcPr>
                  <w:tcW w:w="1082" w:type="dxa"/>
                  <w:tcBorders>
                    <w:bottom w:val="single" w:sz="4" w:space="0" w:color="auto"/>
                  </w:tcBorders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0xBF</w:t>
                  </w:r>
                </w:p>
              </w:tc>
              <w:tc>
                <w:tcPr>
                  <w:tcW w:w="1082" w:type="dxa"/>
                  <w:tcBorders>
                    <w:bottom w:val="single" w:sz="4" w:space="0" w:color="auto"/>
                  </w:tcBorders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tcBorders>
                    <w:bottom w:val="single" w:sz="4" w:space="0" w:color="auto"/>
                  </w:tcBorders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24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0x00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C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0xA2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0xA</w:t>
                  </w:r>
                  <w:r>
                    <w:rPr>
                      <w:rFonts w:ascii="Arial" w:hAnsi="Arial"/>
                    </w:rPr>
                    <w:t>2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40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D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FE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0xF</w:t>
                  </w:r>
                  <w:r>
                    <w:rPr>
                      <w:rFonts w:ascii="Arial" w:hAnsi="Arial"/>
                    </w:rPr>
                    <w:t>E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04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</w:p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E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PEPU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PPEC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PE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S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</w:rPr>
            </w:pPr>
          </w:p>
          <w:p w:rsidR="00E715F6" w:rsidRDefault="00E715F6">
            <w:pPr>
              <w:spacing w:line="400" w:lineRule="exact"/>
              <w:rPr>
                <w:rFonts w:ascii="Arial" w:hAnsi="Arial"/>
              </w:rPr>
            </w:pPr>
          </w:p>
          <w:p w:rsidR="00E715F6" w:rsidRDefault="00E715F6">
            <w:pPr>
              <w:spacing w:line="400" w:lineRule="exact"/>
              <w:rPr>
                <w:rFonts w:ascii="Arial" w:hAnsi="Arial"/>
              </w:rPr>
            </w:pPr>
          </w:p>
          <w:p w:rsidR="00E715F6" w:rsidRDefault="00E715F6">
            <w:pPr>
              <w:spacing w:line="400" w:lineRule="exact"/>
              <w:rPr>
                <w:rFonts w:ascii="Arial" w:hAnsi="Arial"/>
              </w:rPr>
            </w:pPr>
          </w:p>
          <w:p w:rsidR="00E715F6" w:rsidRDefault="00E715F6">
            <w:pPr>
              <w:spacing w:line="400" w:lineRule="exact"/>
              <w:rPr>
                <w:rFonts w:ascii="Arial" w:hAnsi="Arial"/>
              </w:rPr>
            </w:pPr>
          </w:p>
          <w:p w:rsidR="00E715F6" w:rsidRDefault="00E715F6">
            <w:pPr>
              <w:spacing w:line="400" w:lineRule="exact"/>
              <w:rPr>
                <w:rFonts w:ascii="Arial" w:hAnsi="Arial"/>
              </w:rPr>
            </w:pPr>
          </w:p>
          <w:p w:rsidR="00E715F6" w:rsidRDefault="00E715F6">
            <w:pPr>
              <w:spacing w:line="400" w:lineRule="exact"/>
              <w:rPr>
                <w:rFonts w:ascii="Arial" w:hAnsi="Arial"/>
              </w:rPr>
            </w:pPr>
          </w:p>
          <w:p w:rsidR="00E715F6" w:rsidRDefault="00E715F6">
            <w:pPr>
              <w:spacing w:line="400" w:lineRule="exact"/>
              <w:rPr>
                <w:rFonts w:ascii="Arial" w:hAnsi="Arial"/>
              </w:rPr>
            </w:pPr>
          </w:p>
          <w:p w:rsidR="00E715F6" w:rsidRDefault="00E715F6">
            <w:pPr>
              <w:spacing w:line="400" w:lineRule="exac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void </w:t>
            </w:r>
          </w:p>
          <w:p w:rsidR="00E715F6" w:rsidRDefault="00E715F6">
            <w:pPr>
              <w:spacing w:line="40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 xml:space="preserve">vUserGPIODeinit </w:t>
            </w:r>
            <w:r>
              <w:rPr>
                <w:rFonts w:ascii="Arial" w:hAnsi="Arial"/>
              </w:rPr>
              <w:t xml:space="preserve">(void)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</w:rPr>
            </w:pPr>
          </w:p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</w:rPr>
              <w:t>G</w:t>
            </w:r>
            <w:r>
              <w:rPr>
                <w:rFonts w:ascii="Arial" w:hAnsi="Arial"/>
              </w:rPr>
              <w:t>PIO</w:t>
            </w:r>
            <w:r>
              <w:rPr>
                <w:rFonts w:ascii="Arial" w:hAnsi="Arial" w:hint="eastAsia"/>
              </w:rPr>
              <w:t>端口</w:t>
            </w:r>
            <w:r>
              <w:rPr>
                <w:rFonts w:ascii="Arial" w:hAnsi="Arial" w:hint="eastAsia"/>
              </w:rPr>
              <w:t>S</w:t>
            </w:r>
            <w:r>
              <w:rPr>
                <w:rFonts w:ascii="Arial" w:hAnsi="Arial"/>
              </w:rPr>
              <w:t>leep</w:t>
            </w:r>
            <w:r>
              <w:rPr>
                <w:rFonts w:ascii="Arial" w:hAnsi="Arial" w:hint="eastAsia"/>
              </w:rPr>
              <w:t>模式设定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82"/>
              <w:gridCol w:w="2886"/>
              <w:gridCol w:w="1082"/>
              <w:gridCol w:w="1082"/>
              <w:gridCol w:w="735"/>
            </w:tblGrid>
            <w:tr w:rsidR="00000000">
              <w:trPr>
                <w:trHeight w:val="394"/>
              </w:trPr>
              <w:tc>
                <w:tcPr>
                  <w:tcW w:w="3968" w:type="dxa"/>
                  <w:gridSpan w:val="2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lastRenderedPageBreak/>
                    <w:t>测试项目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 w:hint="eastAsia"/>
                    </w:rPr>
                    <w:t>PA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</w:t>
                  </w:r>
                  <w:r>
                    <w:rPr>
                      <w:rFonts w:ascii="Arial" w:hAnsi="Arial"/>
                    </w:rPr>
                    <w:t>x97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9F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</w:t>
                  </w:r>
                  <w:r>
                    <w:rPr>
                      <w:rFonts w:ascii="Arial" w:hAnsi="Arial"/>
                    </w:rPr>
                    <w:t>A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24"/>
              </w:trPr>
              <w:tc>
                <w:tcPr>
                  <w:tcW w:w="1082" w:type="dxa"/>
                  <w:vMerge w:val="restart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B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394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tcBorders>
                    <w:bottom w:val="single" w:sz="4" w:space="0" w:color="auto"/>
                  </w:tcBorders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PB</w:t>
                  </w:r>
                </w:p>
              </w:tc>
              <w:tc>
                <w:tcPr>
                  <w:tcW w:w="1082" w:type="dxa"/>
                  <w:tcBorders>
                    <w:bottom w:val="single" w:sz="4" w:space="0" w:color="auto"/>
                  </w:tcBorders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0x00</w:t>
                  </w:r>
                </w:p>
              </w:tc>
              <w:tc>
                <w:tcPr>
                  <w:tcW w:w="1082" w:type="dxa"/>
                  <w:tcBorders>
                    <w:bottom w:val="single" w:sz="4" w:space="0" w:color="auto"/>
                  </w:tcBorders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tcBorders>
                    <w:bottom w:val="single" w:sz="4" w:space="0" w:color="auto"/>
                  </w:tcBorders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24"/>
              </w:trPr>
              <w:tc>
                <w:tcPr>
                  <w:tcW w:w="1082" w:type="dxa"/>
                  <w:vMerge w:val="restart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C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BF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BF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D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FA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PDC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FA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04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 w:val="restart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/>
                    </w:rPr>
                  </w:pPr>
                </w:p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端口</w:t>
                  </w:r>
                  <w:r>
                    <w:rPr>
                      <w:rFonts w:ascii="Arial" w:hAnsi="Arial"/>
                    </w:rPr>
                    <w:t>P</w:t>
                  </w:r>
                  <w:r>
                    <w:rPr>
                      <w:rFonts w:ascii="Arial" w:hAnsi="Arial" w:hint="eastAsia"/>
                    </w:rPr>
                    <w:t>E</w:t>
                  </w: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PEPU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PPEC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FF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9"/>
              </w:trPr>
              <w:tc>
                <w:tcPr>
                  <w:tcW w:w="1082" w:type="dxa"/>
                  <w:vMerge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288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PE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329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0x</w:t>
                  </w:r>
                  <w:r>
                    <w:rPr>
                      <w:rFonts w:ascii="Arial" w:hAnsi="Arial"/>
                    </w:rPr>
                    <w:t>00</w:t>
                  </w:r>
                </w:p>
              </w:tc>
              <w:tc>
                <w:tcPr>
                  <w:tcW w:w="1082" w:type="dxa"/>
                  <w:vAlign w:val="center"/>
                </w:tcPr>
                <w:p w:rsidR="00E715F6" w:rsidRDefault="00E715F6">
                  <w:pPr>
                    <w:tabs>
                      <w:tab w:val="left" w:pos="254"/>
                    </w:tabs>
                    <w:spacing w:line="400" w:lineRule="exact"/>
                    <w:jc w:val="left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lastRenderedPageBreak/>
              <w:t>S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Cs w:val="21"/>
              </w:rPr>
              <w:t>Fun_LcdDisplay(&amp;SDK_LCD_TEMP)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 w:val="24"/>
              </w:rPr>
              <w:t>L</w:t>
            </w:r>
            <w:r>
              <w:rPr>
                <w:rFonts w:ascii="Arial" w:hAnsi="Arial"/>
                <w:sz w:val="24"/>
              </w:rPr>
              <w:t>C</w:t>
            </w:r>
            <w:r>
              <w:rPr>
                <w:rFonts w:ascii="Arial" w:hAnsi="Arial" w:hint="eastAsia"/>
                <w:sz w:val="24"/>
              </w:rPr>
              <w:t>D</w:t>
            </w:r>
            <w:r>
              <w:rPr>
                <w:rFonts w:ascii="Arial" w:hAnsi="Arial" w:hint="eastAsia"/>
                <w:sz w:val="24"/>
              </w:rPr>
              <w:t>显示数据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021"/>
              <w:gridCol w:w="1019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4021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19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4021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u16DisValue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>123</w:t>
                  </w:r>
                  <w:r>
                    <w:rPr>
                      <w:rFonts w:ascii="Arial" w:hAnsi="Arial" w:hint="eastAsia"/>
                    </w:rPr>
                    <w:t>;</w:t>
                  </w:r>
                </w:p>
                <w:p w:rsidR="00E715F6" w:rsidRDefault="00E715F6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u8MeasureMode=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LCD_OBJECT_MODE</w:t>
                  </w:r>
                </w:p>
                <w:p w:rsidR="00E715F6" w:rsidRDefault="00E715F6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u8Point=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LCD_POINT_ON</w:t>
                  </w:r>
                </w:p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u8Mute=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LCD_MUTE_ON</w:t>
                  </w:r>
                </w:p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u8BatLow=LCD_BATLABEL_ON_MODE</w:t>
                  </w:r>
                </w:p>
              </w:tc>
              <w:tc>
                <w:tcPr>
                  <w:tcW w:w="1019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/>
                      <w:szCs w:val="21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t>12.3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t>显示低电符号</w:t>
                  </w:r>
                  <w:r>
                    <w:rPr>
                      <w:rFonts w:ascii="Arial" w:hAnsi="Arial" w:hint="eastAsia"/>
                      <w:szCs w:val="21"/>
                    </w:rPr>
                    <w:t>,</w:t>
                  </w:r>
                  <w:r>
                    <w:rPr>
                      <w:rFonts w:ascii="Arial" w:hAnsi="Arial"/>
                      <w:szCs w:val="21"/>
                    </w:rPr>
                    <w:t>静音图标</w:t>
                  </w:r>
                  <w:r>
                    <w:rPr>
                      <w:rFonts w:ascii="Arial" w:hAnsi="Arial" w:hint="eastAsia"/>
                      <w:szCs w:val="21"/>
                    </w:rPr>
                    <w:t>，物温模式图标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4021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u16DisValue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>123</w:t>
                  </w:r>
                  <w:r>
                    <w:rPr>
                      <w:rFonts w:ascii="Arial" w:hAnsi="Arial" w:hint="eastAsia"/>
                    </w:rPr>
                    <w:t>;</w:t>
                  </w:r>
                </w:p>
                <w:p w:rsidR="00E715F6" w:rsidRDefault="00E715F6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u8MeasureMode=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LCD_OBJECT_MODE</w:t>
                  </w:r>
                </w:p>
                <w:p w:rsidR="00E715F6" w:rsidRDefault="00E715F6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>u8Point=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LCD_POINT_OFF</w:t>
                  </w:r>
                </w:p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u8Mute=</w:t>
                  </w:r>
                  <w:r>
                    <w:t xml:space="preserve"> </w:t>
                  </w:r>
                  <w:r>
                    <w:rPr>
                      <w:rFonts w:ascii="Arial" w:hAnsi="Arial"/>
                    </w:rPr>
                    <w:t>LCD</w:t>
                  </w:r>
                  <w:r>
                    <w:rPr>
                      <w:rFonts w:ascii="Arial" w:hAnsi="Arial"/>
                    </w:rPr>
                    <w:t>_MUTE_OFF</w:t>
                  </w:r>
                </w:p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lastRenderedPageBreak/>
                    <w:t>u8BatLow=LCD_BATLABEL_OFF_MODE</w:t>
                  </w:r>
                </w:p>
              </w:tc>
              <w:tc>
                <w:tcPr>
                  <w:tcW w:w="1019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/>
                      <w:szCs w:val="21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lastRenderedPageBreak/>
                    <w:t>123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t>不显示低电符号</w:t>
                  </w:r>
                  <w:r>
                    <w:rPr>
                      <w:rFonts w:ascii="Arial" w:hAnsi="Arial" w:hint="eastAsia"/>
                      <w:szCs w:val="21"/>
                    </w:rPr>
                    <w:t>,</w:t>
                  </w:r>
                  <w:r>
                    <w:rPr>
                      <w:rFonts w:ascii="Arial" w:hAnsi="Arial"/>
                      <w:szCs w:val="21"/>
                    </w:rPr>
                    <w:t>静音图标</w:t>
                  </w:r>
                  <w:r>
                    <w:rPr>
                      <w:rFonts w:ascii="Arial" w:hAnsi="Arial" w:hint="eastAsia"/>
                      <w:szCs w:val="21"/>
                    </w:rPr>
                    <w:t>和</w:t>
                  </w:r>
                  <w:r>
                    <w:rPr>
                      <w:rFonts w:ascii="Arial" w:hAnsi="Arial" w:hint="eastAsia"/>
                      <w:szCs w:val="21"/>
                    </w:rPr>
                    <w:lastRenderedPageBreak/>
                    <w:t>物温模式图标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lastRenderedPageBreak/>
              <w:t>O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</w:rPr>
              <w:t>BeepWork(uint8_t mode)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</w:rPr>
              <w:t>蜂鸣器驱动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596"/>
              <w:gridCol w:w="1444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596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444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59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 xml:space="preserve">mode 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 xml:space="preserve"> BEEP_SHORT</w:t>
                  </w:r>
                </w:p>
              </w:tc>
              <w:tc>
                <w:tcPr>
                  <w:tcW w:w="1444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短鸣</w:t>
                  </w:r>
                  <w:r>
                    <w:rPr>
                      <w:rFonts w:ascii="Arial" w:hAnsi="Arial"/>
                    </w:rPr>
                    <w:t>200ms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359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 xml:space="preserve">mode 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 xml:space="preserve"> BEEP_LONG</w:t>
                  </w:r>
                </w:p>
              </w:tc>
              <w:tc>
                <w:tcPr>
                  <w:tcW w:w="1444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长鸣</w:t>
                  </w:r>
                  <w:r>
                    <w:rPr>
                      <w:rFonts w:ascii="Arial" w:hAnsi="Arial" w:hint="eastAsia"/>
                    </w:rPr>
                    <w:t>5</w:t>
                  </w:r>
                  <w:r>
                    <w:rPr>
                      <w:rFonts w:ascii="Arial" w:hAnsi="Arial"/>
                    </w:rPr>
                    <w:t>00ms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359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/>
                    </w:rPr>
                    <w:t xml:space="preserve">mode 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 xml:space="preserve"> BEEP_SHORT2_2</w:t>
                  </w:r>
                </w:p>
              </w:tc>
              <w:tc>
                <w:tcPr>
                  <w:tcW w:w="1444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开关各</w:t>
                  </w:r>
                  <w:r>
                    <w:rPr>
                      <w:rFonts w:ascii="Arial" w:hAnsi="Arial"/>
                    </w:rPr>
                    <w:t>70ms</w:t>
                  </w:r>
                  <w:r>
                    <w:rPr>
                      <w:rFonts w:ascii="Arial" w:hAnsi="Arial" w:hint="eastAsia"/>
                    </w:rPr>
                    <w:t>，</w:t>
                  </w:r>
                  <w:r>
                    <w:rPr>
                      <w:rFonts w:ascii="Arial" w:hAnsi="Arial"/>
                    </w:rPr>
                    <w:t>再延时</w:t>
                  </w:r>
                  <w:r>
                    <w:rPr>
                      <w:rFonts w:ascii="Arial" w:hAnsi="Arial" w:hint="eastAsia"/>
                    </w:rPr>
                    <w:t>2</w:t>
                  </w:r>
                  <w:r>
                    <w:rPr>
                      <w:rFonts w:ascii="Arial" w:hAnsi="Arial"/>
                    </w:rPr>
                    <w:t>00ms,</w:t>
                  </w:r>
                  <w:r>
                    <w:rPr>
                      <w:rFonts w:ascii="Arial" w:hAnsi="Arial"/>
                    </w:rPr>
                    <w:t>重复</w:t>
                  </w:r>
                  <w:r>
                    <w:rPr>
                      <w:rFonts w:ascii="Arial" w:hAnsi="Arial"/>
                    </w:rPr>
                    <w:t>2</w:t>
                  </w:r>
                  <w:r>
                    <w:rPr>
                      <w:rFonts w:ascii="Arial" w:hAnsi="Arial" w:hint="eastAsia"/>
                    </w:rPr>
                    <w:t>次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3596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 xml:space="preserve">mode </w:t>
                  </w:r>
                  <w:r>
                    <w:rPr>
                      <w:rFonts w:ascii="Arial" w:hAnsi="Arial" w:hint="eastAsia"/>
                    </w:rPr>
                    <w:t>=</w:t>
                  </w:r>
                  <w:r>
                    <w:rPr>
                      <w:rFonts w:ascii="Arial" w:hAnsi="Arial"/>
                    </w:rPr>
                    <w:t xml:space="preserve"> BEEP_SHORT4</w:t>
                  </w:r>
                </w:p>
              </w:tc>
              <w:tc>
                <w:tcPr>
                  <w:tcW w:w="1444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开关各</w:t>
                  </w:r>
                  <w:r>
                    <w:rPr>
                      <w:rFonts w:ascii="Arial" w:hAnsi="Arial"/>
                    </w:rPr>
                    <w:t>70ms</w:t>
                  </w:r>
                  <w:r>
                    <w:rPr>
                      <w:rFonts w:ascii="Arial" w:hAnsi="Arial"/>
                    </w:rPr>
                    <w:t>重复</w:t>
                  </w:r>
                  <w:r>
                    <w:rPr>
                      <w:rFonts w:ascii="Arial" w:hAnsi="Arial"/>
                    </w:rPr>
                    <w:t>4</w:t>
                  </w:r>
                  <w:r>
                    <w:rPr>
                      <w:rFonts w:ascii="Arial" w:hAnsi="Arial" w:hint="eastAsia"/>
                    </w:rPr>
                    <w:t>次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O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</w:rPr>
              <w:t>uint16_t UserArithCompute(uint16_t envirT,uint16_t ntcT)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</w:rPr>
              <w:t>计算人体温度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60"/>
              <w:gridCol w:w="1080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envirT</w:t>
                  </w:r>
                  <w:r>
                    <w:rPr>
                      <w:rFonts w:ascii="Arial" w:hAnsi="Arial" w:hint="eastAsia"/>
                    </w:rPr>
                    <w:t xml:space="preserve"> = 25.9   </w:t>
                  </w:r>
                  <w:r>
                    <w:rPr>
                      <w:rFonts w:ascii="Arial" w:hAnsi="Arial"/>
                    </w:rPr>
                    <w:t>ntcT</w:t>
                  </w:r>
                  <w:r>
                    <w:rPr>
                      <w:rFonts w:ascii="Arial" w:hAnsi="Arial" w:hint="eastAsia"/>
                    </w:rPr>
                    <w:t xml:space="preserve"> </w:t>
                  </w:r>
                  <w:r>
                    <w:rPr>
                      <w:rFonts w:ascii="Arial" w:hAnsi="Arial" w:hint="eastAsia"/>
                    </w:rPr>
                    <w:cr/>
                    <w:t xml:space="preserve"> 33.1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3630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envirT</w:t>
                  </w:r>
                  <w:r>
                    <w:rPr>
                      <w:rFonts w:ascii="Arial" w:hAnsi="Arial" w:hint="eastAsia"/>
                    </w:rPr>
                    <w:t xml:space="preserve"> = 24.9   </w:t>
                  </w:r>
                  <w:r>
                    <w:rPr>
                      <w:rFonts w:ascii="Arial" w:hAnsi="Arial"/>
                    </w:rPr>
                    <w:t>ntcT</w:t>
                  </w:r>
                  <w:r>
                    <w:rPr>
                      <w:rFonts w:ascii="Arial" w:hAnsi="Arial" w:hint="eastAsia"/>
                    </w:rPr>
                    <w:t xml:space="preserve"> = 32.4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3610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envirT</w:t>
                  </w:r>
                  <w:r>
                    <w:rPr>
                      <w:rFonts w:ascii="Arial" w:hAnsi="Arial" w:hint="eastAsia"/>
                    </w:rPr>
                    <w:t xml:space="preserve"> = 26.4   </w:t>
                  </w:r>
                  <w:r>
                    <w:rPr>
                      <w:rFonts w:ascii="Arial" w:hAnsi="Arial"/>
                    </w:rPr>
                    <w:t>ntcT</w:t>
                  </w:r>
                  <w:r>
                    <w:rPr>
                      <w:rFonts w:ascii="Arial" w:hAnsi="Arial" w:hint="eastAsia"/>
                    </w:rPr>
                    <w:t xml:space="preserve"> =</w:t>
                  </w:r>
                  <w:r>
                    <w:rPr>
                      <w:rFonts w:ascii="Arial" w:hAnsi="Arial"/>
                    </w:rPr>
                    <w:t xml:space="preserve"> 27.3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3330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C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</w:rPr>
              <w:t>uint16_t GetExNTC_Temp()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</w:rPr>
              <w:t>获取</w:t>
            </w:r>
            <w:r>
              <w:rPr>
                <w:rFonts w:ascii="Arial" w:hAnsi="Arial" w:hint="eastAsia"/>
              </w:rPr>
              <w:t>NTC</w:t>
            </w:r>
            <w:r>
              <w:rPr>
                <w:rFonts w:ascii="Arial" w:hAnsi="Arial" w:hint="eastAsia"/>
              </w:rPr>
              <w:t>温度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60"/>
              <w:gridCol w:w="1080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将</w:t>
                  </w:r>
                  <w:r>
                    <w:rPr>
                      <w:rFonts w:ascii="Arial" w:hAnsi="Arial" w:hint="eastAsia"/>
                    </w:rPr>
                    <w:t>NTC</w:t>
                  </w:r>
                  <w:r>
                    <w:rPr>
                      <w:rFonts w:ascii="Arial" w:hAnsi="Arial" w:hint="eastAsia"/>
                    </w:rPr>
                    <w:t>置于</w:t>
                  </w:r>
                  <w:r>
                    <w:rPr>
                      <w:rFonts w:ascii="Arial" w:hAnsi="Arial" w:hint="eastAsia"/>
                    </w:rPr>
                    <w:t>25</w:t>
                  </w:r>
                  <w:r>
                    <w:rPr>
                      <w:rFonts w:ascii="Arial" w:hAnsi="Arial" w:hint="eastAsia"/>
                    </w:rPr>
                    <w:t>℃环境中静置</w:t>
                  </w:r>
                  <w:r>
                    <w:rPr>
                      <w:rFonts w:ascii="Arial" w:hAnsi="Arial" w:hint="eastAsia"/>
                    </w:rPr>
                    <w:t>30min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25</w:t>
                  </w:r>
                  <w:r>
                    <w:rPr>
                      <w:rFonts w:ascii="Arial" w:hAnsi="Arial" w:hint="eastAsia"/>
                      <w:szCs w:val="21"/>
                    </w:rPr>
                    <w:t>±</w:t>
                  </w:r>
                  <w:r>
                    <w:rPr>
                      <w:rFonts w:ascii="Arial" w:hAnsi="Arial" w:hint="eastAsia"/>
                      <w:szCs w:val="21"/>
                    </w:rPr>
                    <w:t>1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将</w:t>
                  </w:r>
                  <w:r>
                    <w:rPr>
                      <w:rFonts w:ascii="Arial" w:hAnsi="Arial" w:hint="eastAsia"/>
                    </w:rPr>
                    <w:t>NTC</w:t>
                  </w:r>
                  <w:r>
                    <w:rPr>
                      <w:rFonts w:ascii="Arial" w:hAnsi="Arial" w:hint="eastAsia"/>
                    </w:rPr>
                    <w:t>置于</w:t>
                  </w:r>
                  <w:r>
                    <w:rPr>
                      <w:rFonts w:ascii="Arial" w:hAnsi="Arial" w:hint="eastAsia"/>
                    </w:rPr>
                    <w:t>16</w:t>
                  </w:r>
                  <w:r>
                    <w:rPr>
                      <w:rFonts w:ascii="Arial" w:hAnsi="Arial" w:hint="eastAsia"/>
                    </w:rPr>
                    <w:t>℃环境中静置</w:t>
                  </w:r>
                  <w:r>
                    <w:rPr>
                      <w:rFonts w:ascii="Arial" w:hAnsi="Arial" w:hint="eastAsia"/>
                    </w:rPr>
                    <w:t>30min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16</w:t>
                  </w:r>
                  <w:r>
                    <w:rPr>
                      <w:rFonts w:ascii="Arial" w:hAnsi="Arial" w:hint="eastAsia"/>
                      <w:szCs w:val="21"/>
                    </w:rPr>
                    <w:t>±</w:t>
                  </w:r>
                  <w:r>
                    <w:rPr>
                      <w:rFonts w:ascii="Arial" w:hAnsi="Arial" w:hint="eastAsia"/>
                      <w:szCs w:val="21"/>
                    </w:rPr>
                    <w:t>1</w:t>
                  </w:r>
                  <w:r>
                    <w:rPr>
                      <w:rFonts w:ascii="Arial" w:hAnsi="Arial" w:hint="eastAsia"/>
                      <w:szCs w:val="21"/>
                    </w:rPr>
                    <w:t>℃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I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</w:rPr>
              <w:t>U</w:t>
            </w:r>
            <w:r>
              <w:rPr>
                <w:rFonts w:ascii="Arial" w:hAnsi="Arial" w:hint="eastAsia"/>
              </w:rPr>
              <w:t>int16</w:t>
            </w:r>
            <w:r>
              <w:rPr>
                <w:rFonts w:ascii="Arial" w:hAnsi="Arial"/>
              </w:rPr>
              <w:t xml:space="preserve">_t </w:t>
            </w:r>
            <w:r>
              <w:rPr>
                <w:rFonts w:ascii="Arial" w:hAnsi="Arial" w:hint="eastAsia"/>
              </w:rPr>
              <w:t>GetBatValue</w:t>
            </w:r>
            <w:r>
              <w:rPr>
                <w:rFonts w:ascii="Arial" w:hAnsi="Arial"/>
              </w:rPr>
              <w:t xml:space="preserve"> ()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</w:rPr>
              <w:t>检测电池电值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60"/>
              <w:gridCol w:w="1080"/>
              <w:gridCol w:w="1080"/>
              <w:gridCol w:w="737"/>
            </w:tblGrid>
            <w:tr w:rsidR="00000000">
              <w:trPr>
                <w:trHeight w:val="142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输入供电电压</w:t>
                  </w:r>
                  <w:r>
                    <w:rPr>
                      <w:rFonts w:ascii="Arial" w:hAnsi="Arial" w:hint="eastAsia"/>
                    </w:rPr>
                    <w:t>3V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300</w:t>
                  </w:r>
                  <w:r>
                    <w:rPr>
                      <w:rFonts w:ascii="Arial" w:hAnsi="Arial" w:hint="eastAsia"/>
                    </w:rPr>
                    <w:t>±</w:t>
                  </w:r>
                  <w:r>
                    <w:rPr>
                      <w:rFonts w:ascii="Arial" w:hAnsi="Arial" w:hint="eastAsia"/>
                    </w:rPr>
                    <w:t>20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3960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输入供电电压</w:t>
                  </w:r>
                  <w:r>
                    <w:rPr>
                      <w:rFonts w:ascii="Arial" w:hAnsi="Arial" w:hint="eastAsia"/>
                    </w:rPr>
                    <w:t>2.6V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260</w:t>
                  </w:r>
                  <w:r>
                    <w:rPr>
                      <w:rFonts w:ascii="Arial" w:hAnsi="Arial" w:hint="eastAsia"/>
                    </w:rPr>
                    <w:t>±</w:t>
                  </w:r>
                  <w:r>
                    <w:rPr>
                      <w:rFonts w:ascii="Arial" w:hAnsi="Arial" w:hint="eastAsia"/>
                    </w:rPr>
                    <w:t>20</w:t>
                  </w:r>
                </w:p>
              </w:tc>
              <w:tc>
                <w:tcPr>
                  <w:tcW w:w="108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I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</w:rPr>
              <w:t>void vUserEEpromWrite(uint</w:t>
            </w:r>
            <w:r>
              <w:rPr>
                <w:rFonts w:ascii="Arial" w:hAnsi="Arial"/>
              </w:rPr>
              <w:lastRenderedPageBreak/>
              <w:t>8_t u8addr, uint8_t u8data)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</w:rPr>
              <w:lastRenderedPageBreak/>
              <w:t>片内</w:t>
            </w:r>
            <w:r>
              <w:rPr>
                <w:rFonts w:ascii="Arial" w:hAnsi="Arial" w:hint="eastAsia"/>
              </w:rPr>
              <w:t>EEROM</w:t>
            </w:r>
            <w:r>
              <w:rPr>
                <w:rFonts w:ascii="Arial" w:hAnsi="Arial" w:hint="eastAsia"/>
              </w:rPr>
              <w:t>字节写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53"/>
              <w:gridCol w:w="1827"/>
              <w:gridCol w:w="1440"/>
              <w:gridCol w:w="737"/>
            </w:tblGrid>
            <w:tr w:rsidR="00000000">
              <w:trPr>
                <w:trHeight w:val="142"/>
              </w:trPr>
              <w:tc>
                <w:tcPr>
                  <w:tcW w:w="2853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82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44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2853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u8addr</w:t>
                  </w:r>
                  <w:r>
                    <w:rPr>
                      <w:rFonts w:ascii="Arial" w:hAnsi="Arial" w:hint="eastAsia"/>
                    </w:rPr>
                    <w:t xml:space="preserve"> = 0x10;</w:t>
                  </w:r>
                </w:p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lastRenderedPageBreak/>
                    <w:t>u8data</w:t>
                  </w:r>
                  <w:r>
                    <w:rPr>
                      <w:rFonts w:ascii="Arial" w:hAnsi="Arial" w:hint="eastAsia"/>
                    </w:rPr>
                    <w:t xml:space="preserve"> =0x55 ;</w:t>
                  </w:r>
                </w:p>
              </w:tc>
              <w:tc>
                <w:tcPr>
                  <w:tcW w:w="182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  <w:szCs w:val="21"/>
                    </w:rPr>
                    <w:lastRenderedPageBreak/>
                    <w:t>能够将</w:t>
                  </w:r>
                  <w:r>
                    <w:rPr>
                      <w:rFonts w:ascii="Arial" w:hAnsi="Arial" w:hint="eastAsia"/>
                      <w:szCs w:val="21"/>
                    </w:rPr>
                    <w:t>0x55</w:t>
                  </w:r>
                  <w:r>
                    <w:rPr>
                      <w:rFonts w:ascii="Arial" w:hAnsi="Arial" w:hint="eastAsia"/>
                      <w:szCs w:val="21"/>
                    </w:rPr>
                    <w:t>写入</w:t>
                  </w:r>
                  <w:r>
                    <w:rPr>
                      <w:rFonts w:ascii="Arial" w:hAnsi="Arial" w:hint="eastAsia"/>
                      <w:szCs w:val="21"/>
                    </w:rPr>
                    <w:lastRenderedPageBreak/>
                    <w:t>0x</w:t>
                  </w:r>
                  <w:r>
                    <w:rPr>
                      <w:rFonts w:ascii="Arial" w:hAnsi="Arial"/>
                      <w:szCs w:val="21"/>
                    </w:rPr>
                    <w:t>10</w:t>
                  </w:r>
                  <w:r>
                    <w:rPr>
                      <w:rFonts w:ascii="Arial" w:hAnsi="Arial" w:hint="eastAsia"/>
                      <w:szCs w:val="21"/>
                    </w:rPr>
                    <w:t>址</w:t>
                  </w:r>
                </w:p>
              </w:tc>
              <w:tc>
                <w:tcPr>
                  <w:tcW w:w="1440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lastRenderedPageBreak/>
              <w:t>S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Cs w:val="21"/>
              </w:rPr>
              <w:t>uint8_t UserEEpromRead(uint8_t u8addr)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</w:rPr>
              <w:t>片内</w:t>
            </w:r>
            <w:r>
              <w:rPr>
                <w:rFonts w:ascii="Arial" w:hAnsi="Arial" w:hint="eastAsia"/>
              </w:rPr>
              <w:t>EEROM</w:t>
            </w:r>
            <w:r>
              <w:rPr>
                <w:rFonts w:ascii="Arial" w:hAnsi="Arial" w:hint="eastAsia"/>
              </w:rPr>
              <w:t>字节读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51"/>
              <w:gridCol w:w="1832"/>
              <w:gridCol w:w="1437"/>
              <w:gridCol w:w="737"/>
            </w:tblGrid>
            <w:tr w:rsidR="00000000">
              <w:trPr>
                <w:trHeight w:val="142"/>
              </w:trPr>
              <w:tc>
                <w:tcPr>
                  <w:tcW w:w="2851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832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4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2851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/>
                    </w:rPr>
                    <w:t>u8addr</w:t>
                  </w:r>
                  <w:r>
                    <w:rPr>
                      <w:rFonts w:ascii="Arial" w:hAnsi="Arial" w:hint="eastAsia"/>
                    </w:rPr>
                    <w:t xml:space="preserve"> = 0x10;</w:t>
                  </w:r>
                </w:p>
              </w:tc>
              <w:tc>
                <w:tcPr>
                  <w:tcW w:w="1832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返回</w:t>
                  </w:r>
                  <w:r>
                    <w:rPr>
                      <w:rFonts w:ascii="Arial" w:hAnsi="Arial" w:hint="eastAsia"/>
                    </w:rPr>
                    <w:t>0x55</w:t>
                  </w:r>
                </w:p>
              </w:tc>
              <w:tc>
                <w:tcPr>
                  <w:tcW w:w="14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 w:hint="eastAsia"/>
                <w:sz w:val="24"/>
              </w:rPr>
            </w:pPr>
            <w:r>
              <w:rPr>
                <w:rFonts w:ascii="Arial" w:hAnsi="Arial" w:hint="eastAsia"/>
                <w:sz w:val="24"/>
              </w:rPr>
              <w:t>S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Fun_UserMeasureModeSet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设置测量模式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51"/>
              <w:gridCol w:w="1832"/>
              <w:gridCol w:w="1437"/>
              <w:gridCol w:w="737"/>
            </w:tblGrid>
            <w:tr w:rsidR="00000000">
              <w:trPr>
                <w:trHeight w:val="142"/>
              </w:trPr>
              <w:tc>
                <w:tcPr>
                  <w:tcW w:w="2851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832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4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2851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 w:hint="eastAsia"/>
                    </w:rPr>
                    <w:t>设置测量模式为儿童模式</w:t>
                  </w:r>
                </w:p>
              </w:tc>
              <w:tc>
                <w:tcPr>
                  <w:tcW w:w="183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测量模式为儿童模式</w:t>
                  </w:r>
                </w:p>
              </w:tc>
              <w:tc>
                <w:tcPr>
                  <w:tcW w:w="14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2851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设置测量模式为成年模式</w:t>
                  </w:r>
                </w:p>
              </w:tc>
              <w:tc>
                <w:tcPr>
                  <w:tcW w:w="183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测量模式为成年模式</w:t>
                  </w:r>
                </w:p>
              </w:tc>
              <w:tc>
                <w:tcPr>
                  <w:tcW w:w="14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2851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设置测量模式为物温模式</w:t>
                  </w:r>
                </w:p>
              </w:tc>
              <w:tc>
                <w:tcPr>
                  <w:tcW w:w="183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测量模式为物温模式</w:t>
                  </w:r>
                </w:p>
              </w:tc>
              <w:tc>
                <w:tcPr>
                  <w:tcW w:w="14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 w:val="24"/>
              </w:rPr>
              <w:t>C</w:t>
            </w:r>
          </w:p>
        </w:tc>
      </w:tr>
      <w:tr w:rsidR="00000000">
        <w:trPr>
          <w:trHeight w:val="567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spacing w:line="400" w:lineRule="exact"/>
              <w:rPr>
                <w:rFonts w:ascii="Arial" w:hAnsi="Arial"/>
                <w:szCs w:val="21"/>
              </w:rPr>
            </w:pPr>
            <w:r>
              <w:rPr>
                <w:rFonts w:ascii="Arial" w:hAnsi="Arial" w:hint="eastAsia"/>
                <w:szCs w:val="21"/>
              </w:rPr>
              <w:t>Fun_UserMea</w:t>
            </w:r>
            <w:r>
              <w:rPr>
                <w:rFonts w:ascii="Arial" w:hAnsi="Arial" w:hint="eastAsia"/>
                <w:szCs w:val="21"/>
              </w:rPr>
              <w:t>sureUnitSet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5F6" w:rsidRDefault="00E715F6">
            <w:pPr>
              <w:rPr>
                <w:rFonts w:ascii="Arial" w:hAnsi="Arial" w:hint="eastAsia"/>
              </w:rPr>
            </w:pPr>
            <w:r>
              <w:rPr>
                <w:rFonts w:ascii="Arial" w:hAnsi="Arial" w:hint="eastAsia"/>
              </w:rPr>
              <w:t>单位切换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Ind w:w="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851"/>
              <w:gridCol w:w="1832"/>
              <w:gridCol w:w="1437"/>
              <w:gridCol w:w="737"/>
            </w:tblGrid>
            <w:tr w:rsidR="00000000">
              <w:trPr>
                <w:trHeight w:val="142"/>
              </w:trPr>
              <w:tc>
                <w:tcPr>
                  <w:tcW w:w="2851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测试项目</w:t>
                  </w:r>
                </w:p>
              </w:tc>
              <w:tc>
                <w:tcPr>
                  <w:tcW w:w="1832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预期值</w:t>
                  </w:r>
                </w:p>
              </w:tc>
              <w:tc>
                <w:tcPr>
                  <w:tcW w:w="14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实测值</w:t>
                  </w: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  <w:sz w:val="24"/>
                    </w:rPr>
                  </w:pPr>
                  <w:r>
                    <w:rPr>
                      <w:rFonts w:ascii="Arial" w:hAnsi="Arial" w:hint="eastAsia"/>
                      <w:sz w:val="24"/>
                    </w:rPr>
                    <w:t>结论</w:t>
                  </w:r>
                </w:p>
              </w:tc>
            </w:tr>
            <w:tr w:rsidR="00000000">
              <w:trPr>
                <w:trHeight w:val="401"/>
              </w:trPr>
              <w:tc>
                <w:tcPr>
                  <w:tcW w:w="2851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设置测量模式为℃模式</w:t>
                  </w:r>
                </w:p>
              </w:tc>
              <w:tc>
                <w:tcPr>
                  <w:tcW w:w="183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测量模式为℃模式</w:t>
                  </w:r>
                </w:p>
              </w:tc>
              <w:tc>
                <w:tcPr>
                  <w:tcW w:w="14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  <w:tr w:rsidR="00000000">
              <w:trPr>
                <w:trHeight w:val="401"/>
              </w:trPr>
              <w:tc>
                <w:tcPr>
                  <w:tcW w:w="2851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/>
                    </w:rPr>
                  </w:pPr>
                  <w:r>
                    <w:rPr>
                      <w:rFonts w:ascii="Arial" w:hAnsi="Arial" w:hint="eastAsia"/>
                    </w:rPr>
                    <w:t>设置测量模式为℉模式</w:t>
                  </w:r>
                </w:p>
              </w:tc>
              <w:tc>
                <w:tcPr>
                  <w:tcW w:w="1832" w:type="dxa"/>
                  <w:vAlign w:val="center"/>
                </w:tcPr>
                <w:p w:rsidR="00E715F6" w:rsidRDefault="00E715F6">
                  <w:pPr>
                    <w:spacing w:line="400" w:lineRule="exact"/>
                    <w:rPr>
                      <w:rFonts w:ascii="Arial" w:hAnsi="Arial" w:hint="eastAsia"/>
                    </w:rPr>
                  </w:pPr>
                  <w:r>
                    <w:rPr>
                      <w:rFonts w:ascii="Arial" w:hAnsi="Arial" w:hint="eastAsia"/>
                    </w:rPr>
                    <w:t>测量模式为℉模式</w:t>
                  </w:r>
                </w:p>
              </w:tc>
              <w:tc>
                <w:tcPr>
                  <w:tcW w:w="14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:rsidR="00E715F6" w:rsidRDefault="00E715F6">
                  <w:pPr>
                    <w:spacing w:line="400" w:lineRule="exact"/>
                    <w:jc w:val="center"/>
                    <w:rPr>
                      <w:rFonts w:ascii="Arial" w:hAnsi="Arial" w:hint="eastAsia"/>
                    </w:rPr>
                  </w:pPr>
                </w:p>
              </w:tc>
            </w:tr>
          </w:tbl>
          <w:p w:rsidR="00E715F6" w:rsidRDefault="00E715F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15F6" w:rsidRDefault="00E715F6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 w:hint="eastAsia"/>
                <w:sz w:val="24"/>
              </w:rPr>
              <w:t>C</w:t>
            </w:r>
          </w:p>
        </w:tc>
      </w:tr>
    </w:tbl>
    <w:p w:rsidR="00E715F6" w:rsidRDefault="00E715F6">
      <w:pPr>
        <w:spacing w:line="360" w:lineRule="auto"/>
      </w:pPr>
    </w:p>
    <w:p w:rsidR="00E715F6" w:rsidRDefault="00E715F6">
      <w:pPr>
        <w:sectPr w:rsidR="00000000">
          <w:headerReference w:type="default" r:id="rId11"/>
          <w:footerReference w:type="default" r:id="rId12"/>
          <w:pgSz w:w="16838" w:h="11906" w:orient="landscape"/>
          <w:pgMar w:top="851" w:right="1134" w:bottom="567" w:left="1134" w:header="567" w:footer="567" w:gutter="0"/>
          <w:cols w:space="720"/>
          <w:docGrid w:linePitch="312"/>
        </w:sectPr>
      </w:pPr>
    </w:p>
    <w:p w:rsidR="00E715F6" w:rsidRDefault="00E715F6">
      <w:pPr>
        <w:sectPr w:rsidR="00000000">
          <w:type w:val="continuous"/>
          <w:pgSz w:w="16838" w:h="11906" w:orient="landscape"/>
          <w:pgMar w:top="1701" w:right="1247" w:bottom="1701" w:left="1247" w:header="851" w:footer="992" w:gutter="0"/>
          <w:cols w:space="720"/>
          <w:docGrid w:linePitch="312"/>
        </w:sectPr>
      </w:pPr>
    </w:p>
    <w:p w:rsidR="00E715F6" w:rsidRDefault="00E715F6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附录二：系统测试计划</w:t>
      </w:r>
    </w:p>
    <w:p w:rsidR="00E715F6" w:rsidRDefault="00E715F6">
      <w:pPr>
        <w:ind w:left="628" w:hangingChars="298" w:hanging="628"/>
        <w:rPr>
          <w:rFonts w:hint="eastAsia"/>
          <w:b/>
        </w:rPr>
      </w:pPr>
      <w:r>
        <w:rPr>
          <w:rFonts w:hint="eastAsia"/>
          <w:b/>
        </w:rPr>
        <w:t>注</w:t>
      </w:r>
      <w:r>
        <w:rPr>
          <w:rFonts w:hint="eastAsia"/>
          <w:b/>
        </w:rPr>
        <w:t>1</w:t>
      </w:r>
      <w:r>
        <w:rPr>
          <w:rFonts w:hint="eastAsia"/>
          <w:b/>
        </w:rPr>
        <w:t>：测试结果请用如下符号标明：测试</w:t>
      </w:r>
    </w:p>
    <w:p w:rsidR="00E715F6" w:rsidRDefault="00E715F6">
      <w:pPr>
        <w:ind w:left="628" w:hangingChars="298" w:hanging="628"/>
        <w:rPr>
          <w:rFonts w:hint="eastAsia"/>
          <w:b/>
        </w:rPr>
      </w:pPr>
      <w:r>
        <w:rPr>
          <w:rFonts w:hint="eastAsia"/>
          <w:b/>
        </w:rPr>
        <w:t>通过：</w:t>
      </w:r>
      <w:r>
        <w:rPr>
          <w:rFonts w:hint="eastAsia"/>
          <w:b/>
        </w:rPr>
        <w:t>OK</w:t>
      </w:r>
      <w:r>
        <w:rPr>
          <w:rFonts w:hint="eastAsia"/>
          <w:b/>
        </w:rPr>
        <w:t>；不通过：</w:t>
      </w:r>
      <w:r>
        <w:rPr>
          <w:rFonts w:hint="eastAsia"/>
          <w:b/>
        </w:rPr>
        <w:t>NG</w:t>
      </w:r>
      <w:r>
        <w:rPr>
          <w:rFonts w:hint="eastAsia"/>
          <w:b/>
        </w:rPr>
        <w:t>；如测试不通过，还要注明原因。</w:t>
      </w:r>
    </w:p>
    <w:p w:rsidR="00E715F6" w:rsidRDefault="00E715F6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功能描述：红外传感器测量体温。</w:t>
      </w:r>
    </w:p>
    <w:p w:rsidR="00E715F6" w:rsidRDefault="00E715F6">
      <w:pPr>
        <w:tabs>
          <w:tab w:val="left" w:pos="10485"/>
        </w:tabs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"/>
        <w:gridCol w:w="1323"/>
        <w:gridCol w:w="2320"/>
        <w:gridCol w:w="9240"/>
        <w:gridCol w:w="1260"/>
      </w:tblGrid>
      <w:tr w:rsidR="00000000">
        <w:trPr>
          <w:trHeight w:val="320"/>
        </w:trPr>
        <w:tc>
          <w:tcPr>
            <w:tcW w:w="560" w:type="dxa"/>
            <w:vAlign w:val="center"/>
          </w:tcPr>
          <w:p w:rsidR="00E715F6" w:rsidRDefault="00E715F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cs="Arial"/>
              </w:rPr>
              <w:t>序号</w:t>
            </w:r>
          </w:p>
        </w:tc>
        <w:tc>
          <w:tcPr>
            <w:tcW w:w="1323" w:type="dxa"/>
            <w:vAlign w:val="center"/>
          </w:tcPr>
          <w:p w:rsidR="00E715F6" w:rsidRDefault="00E715F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SRS</w:t>
            </w:r>
            <w:r>
              <w:rPr>
                <w:rFonts w:ascii="Arial" w:cs="Arial"/>
              </w:rPr>
              <w:t>功能</w:t>
            </w:r>
          </w:p>
        </w:tc>
        <w:tc>
          <w:tcPr>
            <w:tcW w:w="2320" w:type="dxa"/>
            <w:vAlign w:val="center"/>
          </w:tcPr>
          <w:p w:rsidR="00E715F6" w:rsidRDefault="00E715F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cs="Arial"/>
              </w:rPr>
              <w:t>描</w:t>
            </w:r>
            <w:r>
              <w:rPr>
                <w:rFonts w:ascii="Arial" w:hAnsi="Arial" w:cs="Arial"/>
              </w:rPr>
              <w:t xml:space="preserve">  </w:t>
            </w:r>
            <w:r>
              <w:rPr>
                <w:rFonts w:ascii="Arial" w:cs="Arial"/>
              </w:rPr>
              <w:t>述</w:t>
            </w:r>
          </w:p>
        </w:tc>
        <w:tc>
          <w:tcPr>
            <w:tcW w:w="9240" w:type="dxa"/>
            <w:vAlign w:val="center"/>
          </w:tcPr>
          <w:p w:rsidR="00E715F6" w:rsidRDefault="00E715F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cs="Arial"/>
              </w:rPr>
              <w:t>输入、输出和测试方法</w:t>
            </w:r>
          </w:p>
        </w:tc>
        <w:tc>
          <w:tcPr>
            <w:tcW w:w="1260" w:type="dxa"/>
            <w:vAlign w:val="center"/>
          </w:tcPr>
          <w:p w:rsidR="00E715F6" w:rsidRDefault="00E715F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cs="Arial"/>
              </w:rPr>
              <w:t>测试结果</w:t>
            </w:r>
          </w:p>
        </w:tc>
      </w:tr>
      <w:tr w:rsidR="00000000">
        <w:trPr>
          <w:trHeight w:val="672"/>
        </w:trPr>
        <w:tc>
          <w:tcPr>
            <w:tcW w:w="560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323" w:type="dxa"/>
          </w:tcPr>
          <w:p w:rsidR="00E715F6" w:rsidRDefault="00E715F6">
            <w:pPr>
              <w:rPr>
                <w:rFonts w:hint="eastAsia"/>
              </w:rPr>
            </w:pPr>
            <w:r>
              <w:rPr>
                <w:rFonts w:hint="eastAsia"/>
              </w:rPr>
              <w:t>初始化功能</w:t>
            </w:r>
          </w:p>
        </w:tc>
        <w:tc>
          <w:tcPr>
            <w:tcW w:w="2320" w:type="dxa"/>
          </w:tcPr>
          <w:p w:rsidR="00E715F6" w:rsidRDefault="00E715F6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在上电后或者关机态，按按键，体温计能开机并打开</w:t>
            </w: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显示；</w:t>
            </w:r>
          </w:p>
          <w:p w:rsidR="00E715F6" w:rsidRDefault="00E715F6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系统功能初始化，配置相关模块和功能设置；</w:t>
            </w:r>
          </w:p>
          <w:p w:rsidR="00E715F6" w:rsidRDefault="00E715F6">
            <w:pPr>
              <w:ind w:left="360"/>
              <w:rPr>
                <w:rFonts w:hint="eastAsia"/>
              </w:rPr>
            </w:pPr>
          </w:p>
        </w:tc>
        <w:tc>
          <w:tcPr>
            <w:tcW w:w="9240" w:type="dxa"/>
          </w:tcPr>
          <w:tbl>
            <w:tblPr>
              <w:tblW w:w="8921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4301"/>
              <w:gridCol w:w="840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301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初次使用，给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上电；</w:t>
                  </w:r>
                </w:p>
              </w:tc>
              <w:tc>
                <w:tcPr>
                  <w:tcW w:w="4301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开机：蜂鸣器长鸣，</w:t>
                  </w: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全显示</w:t>
                  </w: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秒后，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接着关机进入休眠状态</w:t>
                  </w:r>
                  <w:r>
                    <w:rPr>
                      <w:rFonts w:ascii="Arial" w:hAnsi="Arial" w:cs="Arial"/>
                      <w:szCs w:val="21"/>
                    </w:rPr>
                    <w:t>；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952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在关机态，按一下</w:t>
                  </w:r>
                  <w:r>
                    <w:rPr>
                      <w:rFonts w:ascii="Arial" w:hAnsi="Arial" w:cs="Arial" w:hint="eastAsia"/>
                      <w:szCs w:val="21"/>
                    </w:rPr>
                    <w:t>测试</w:t>
                  </w:r>
                  <w:r>
                    <w:rPr>
                      <w:rFonts w:ascii="Arial" w:hAnsi="Arial" w:cs="Arial"/>
                      <w:szCs w:val="21"/>
                    </w:rPr>
                    <w:t>按键，使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/>
                      <w:szCs w:val="21"/>
                    </w:rPr>
                    <w:t>开机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；</w:t>
                  </w:r>
                </w:p>
              </w:tc>
              <w:tc>
                <w:tcPr>
                  <w:tcW w:w="4301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开机：</w:t>
                  </w:r>
                </w:p>
                <w:p w:rsidR="00E715F6" w:rsidRDefault="00E715F6">
                  <w:pPr>
                    <w:numPr>
                      <w:ilvl w:val="0"/>
                      <w:numId w:val="4"/>
                    </w:numPr>
                    <w:tabs>
                      <w:tab w:val="left" w:pos="360"/>
                    </w:tabs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能够正常显示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，显示内容和蜂鸣状态不确定，能够正常唤醒即可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E715F6" w:rsidRDefault="00E715F6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 w:hint="eastAsia"/>
              </w:rPr>
            </w:pPr>
          </w:p>
        </w:tc>
      </w:tr>
      <w:tr w:rsidR="00000000">
        <w:trPr>
          <w:trHeight w:val="335"/>
        </w:trPr>
        <w:tc>
          <w:tcPr>
            <w:tcW w:w="560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323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cs="Arial"/>
              </w:rPr>
              <w:t>关机功能</w:t>
            </w:r>
          </w:p>
        </w:tc>
        <w:tc>
          <w:tcPr>
            <w:tcW w:w="2320" w:type="dxa"/>
          </w:tcPr>
          <w:p w:rsidR="00E715F6" w:rsidRDefault="00E715F6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测量结束后不管是否测量成功，如果没有按键按下，机器会在</w:t>
            </w:r>
            <w:r>
              <w:t>15</w:t>
            </w:r>
            <w:r>
              <w:rPr>
                <w:rFonts w:hint="eastAsia"/>
              </w:rPr>
              <w:t>秒后自动关机；</w:t>
            </w:r>
          </w:p>
          <w:p w:rsidR="00E715F6" w:rsidRDefault="00E715F6">
            <w:pPr>
              <w:numPr>
                <w:ilvl w:val="0"/>
                <w:numId w:val="5"/>
              </w:num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模式</w:t>
            </w:r>
            <w:r>
              <w:rPr>
                <w:rFonts w:ascii="Arial" w:hAnsi="Arial" w:cs="Arial"/>
              </w:rPr>
              <w:t>设置界面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设置完成后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没有按键按下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机器会在</w:t>
            </w:r>
            <w:r>
              <w:rPr>
                <w:rFonts w:ascii="Arial" w:hAnsi="Arial" w:cs="Arial"/>
              </w:rPr>
              <w:t>15</w:t>
            </w:r>
            <w:r>
              <w:rPr>
                <w:rFonts w:ascii="Arial" w:hAnsi="Arial" w:cs="Arial" w:hint="eastAsia"/>
              </w:rPr>
              <w:t>秒后自动关机；</w:t>
            </w:r>
          </w:p>
        </w:tc>
        <w:tc>
          <w:tcPr>
            <w:tcW w:w="9240" w:type="dxa"/>
          </w:tcPr>
          <w:tbl>
            <w:tblPr>
              <w:tblW w:w="8932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4305"/>
              <w:gridCol w:w="847"/>
            </w:tblGrid>
            <w:tr w:rsidR="00000000">
              <w:trPr>
                <w:trHeight w:val="410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847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26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</w:t>
                  </w:r>
                  <w:r>
                    <w:rPr>
                      <w:rFonts w:ascii="Arial" w:hAnsi="Arial" w:cs="Arial"/>
                      <w:szCs w:val="21"/>
                    </w:rPr>
                    <w:t>测量结束后，无动作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；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/>
                      <w:szCs w:val="21"/>
                    </w:rPr>
                    <w:t>在</w:t>
                  </w:r>
                  <w:r>
                    <w:rPr>
                      <w:rFonts w:ascii="Arial" w:hAnsi="Arial" w:cs="Arial"/>
                      <w:szCs w:val="21"/>
                    </w:rPr>
                    <w:t>15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秒后</w:t>
                  </w:r>
                  <w:r>
                    <w:rPr>
                      <w:rFonts w:ascii="Arial" w:hAnsi="Arial" w:cs="Arial"/>
                      <w:szCs w:val="21"/>
                    </w:rPr>
                    <w:t>自动关机</w:t>
                  </w:r>
                </w:p>
              </w:tc>
              <w:tc>
                <w:tcPr>
                  <w:tcW w:w="847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84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模式设置</w:t>
                  </w:r>
                  <w:r>
                    <w:rPr>
                      <w:rFonts w:ascii="Arial" w:hAnsi="Arial" w:cs="Arial"/>
                      <w:szCs w:val="21"/>
                    </w:rPr>
                    <w:t>结束后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无动作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；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/>
                      <w:szCs w:val="21"/>
                    </w:rPr>
                    <w:t>在</w:t>
                  </w:r>
                  <w:r>
                    <w:rPr>
                      <w:rFonts w:ascii="Arial" w:hAnsi="Arial" w:cs="Arial"/>
                      <w:szCs w:val="21"/>
                    </w:rPr>
                    <w:t>15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秒后</w:t>
                  </w:r>
                  <w:r>
                    <w:rPr>
                      <w:rFonts w:ascii="Arial" w:hAnsi="Arial" w:cs="Arial"/>
                      <w:szCs w:val="21"/>
                    </w:rPr>
                    <w:t>自动关机</w:t>
                  </w:r>
                </w:p>
              </w:tc>
              <w:tc>
                <w:tcPr>
                  <w:tcW w:w="847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E715F6" w:rsidRDefault="00E715F6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 w:hint="eastAsia"/>
              </w:rPr>
            </w:pPr>
          </w:p>
        </w:tc>
      </w:tr>
      <w:tr w:rsidR="00000000">
        <w:trPr>
          <w:trHeight w:val="320"/>
        </w:trPr>
        <w:tc>
          <w:tcPr>
            <w:tcW w:w="560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23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LCD</w:t>
            </w:r>
            <w:r>
              <w:rPr>
                <w:rFonts w:ascii="Arial" w:hAnsi="Arial" w:cs="Arial"/>
              </w:rPr>
              <w:t>显示功能</w:t>
            </w:r>
          </w:p>
        </w:tc>
        <w:tc>
          <w:tcPr>
            <w:tcW w:w="2320" w:type="dxa"/>
          </w:tcPr>
          <w:p w:rsidR="00E715F6" w:rsidRDefault="00E715F6">
            <w:pPr>
              <w:numPr>
                <w:ilvl w:val="0"/>
                <w:numId w:val="6"/>
              </w:numPr>
              <w:tabs>
                <w:tab w:val="left" w:pos="360"/>
              </w:tabs>
            </w:pPr>
            <w:r>
              <w:rPr>
                <w:rFonts w:hint="eastAsia"/>
              </w:rPr>
              <w:t>首次上电后，</w:t>
            </w: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全屏显示</w:t>
            </w:r>
            <w:r>
              <w:t>3</w:t>
            </w:r>
            <w:r>
              <w:rPr>
                <w:rFonts w:hint="eastAsia"/>
              </w:rPr>
              <w:t>秒；</w:t>
            </w:r>
          </w:p>
          <w:p w:rsidR="00E715F6" w:rsidRDefault="00E715F6">
            <w:pPr>
              <w:numPr>
                <w:ilvl w:val="0"/>
                <w:numId w:val="6"/>
              </w:numPr>
              <w:tabs>
                <w:tab w:val="left" w:pos="360"/>
              </w:tabs>
            </w:pPr>
            <w:r>
              <w:rPr>
                <w:rFonts w:hint="eastAsia"/>
              </w:rPr>
              <w:t>在测量完成后，</w:t>
            </w:r>
            <w:r>
              <w:rPr>
                <w:rFonts w:hint="eastAsia"/>
              </w:rPr>
              <w:t>L</w:t>
            </w:r>
            <w:r>
              <w:t>CD</w:t>
            </w:r>
            <w:r>
              <w:t>显示测量</w:t>
            </w:r>
            <w:r>
              <w:rPr>
                <w:rFonts w:hint="eastAsia"/>
              </w:rPr>
              <w:t>值；</w:t>
            </w:r>
          </w:p>
          <w:p w:rsidR="00E715F6" w:rsidRDefault="00E715F6">
            <w:pPr>
              <w:numPr>
                <w:ilvl w:val="0"/>
                <w:numId w:val="6"/>
              </w:numPr>
              <w:tabs>
                <w:tab w:val="left" w:pos="360"/>
              </w:tabs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能显示相关错误信息；</w:t>
            </w:r>
          </w:p>
          <w:p w:rsidR="00E715F6" w:rsidRDefault="00E715F6">
            <w:pPr>
              <w:numPr>
                <w:ilvl w:val="0"/>
                <w:numId w:val="6"/>
              </w:numPr>
              <w:tabs>
                <w:tab w:val="left" w:pos="360"/>
              </w:tabs>
            </w:pPr>
            <w:r>
              <w:lastRenderedPageBreak/>
              <w:t>结合</w:t>
            </w:r>
            <w:r>
              <w:rPr>
                <w:rFonts w:hint="eastAsia"/>
              </w:rPr>
              <w:t>体温</w:t>
            </w:r>
            <w:r>
              <w:t>结果给出发烧提示</w:t>
            </w:r>
          </w:p>
        </w:tc>
        <w:tc>
          <w:tcPr>
            <w:tcW w:w="9240" w:type="dxa"/>
          </w:tcPr>
          <w:tbl>
            <w:tblPr>
              <w:tblW w:w="8925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4305"/>
              <w:gridCol w:w="840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840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首次</w:t>
                  </w:r>
                  <w:r>
                    <w:rPr>
                      <w:rFonts w:ascii="Arial" w:hAnsi="Arial" w:cs="Arial"/>
                      <w:szCs w:val="21"/>
                    </w:rPr>
                    <w:t>上电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会</w:t>
                  </w:r>
                  <w:r>
                    <w:rPr>
                      <w:rFonts w:ascii="Arial" w:hAnsi="Arial" w:cs="Arial" w:hint="eastAsia"/>
                      <w:szCs w:val="21"/>
                    </w:rPr>
                    <w:t>全屏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  <w:r>
                    <w:rPr>
                      <w:rFonts w:ascii="Arial" w:hAnsi="Arial" w:cs="Arial" w:hint="eastAsia"/>
                      <w:szCs w:val="21"/>
                    </w:rPr>
                    <w:t>s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34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℃黑体，温度模式为人体模式下，</w:t>
                  </w:r>
                  <w:r>
                    <w:rPr>
                      <w:rFonts w:ascii="Arial" w:hAnsi="Arial" w:cs="Arial" w:hint="eastAsia"/>
                      <w:szCs w:val="21"/>
                    </w:rPr>
                    <w:lastRenderedPageBreak/>
                    <w:t>短按测量按键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lastRenderedPageBreak/>
                    <w:t>1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秒内结束，显示人体温度</w:t>
                  </w:r>
                  <w:r>
                    <w:rPr>
                      <w:rFonts w:ascii="Arial" w:hAnsi="Arial" w:cs="Arial"/>
                      <w:szCs w:val="21"/>
                    </w:rPr>
                    <w:t>36.2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同时人体图标点亮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将体温计放置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℃或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℃环境温度下静置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1H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，再开机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显示“</w:t>
                  </w:r>
                  <w:r>
                    <w:rPr>
                      <w:rFonts w:ascii="Arial" w:hAnsi="Arial" w:cs="Arial" w:hint="eastAsia"/>
                      <w:szCs w:val="21"/>
                    </w:rPr>
                    <w:t>Err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Cs w:val="21"/>
                    </w:rPr>
                    <w:t>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秒后关机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E715F6" w:rsidRDefault="00E715F6">
            <w:pPr>
              <w:rPr>
                <w:rFonts w:ascii="Arial" w:hAnsi="Arial" w:cs="Arial"/>
              </w:rPr>
            </w:pPr>
          </w:p>
          <w:tbl>
            <w:tblPr>
              <w:tblW w:w="8925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4305"/>
              <w:gridCol w:w="840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840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物温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30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/>
                      <w:szCs w:val="21"/>
                    </w:rPr>
                    <w:t>30±0.2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物温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45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/>
                      <w:szCs w:val="21"/>
                    </w:rPr>
                    <w:t>45±0.2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6.5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37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8.2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橙色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, </w:t>
                  </w:r>
                  <w:r>
                    <w:rPr>
                      <w:rFonts w:ascii="Arial" w:hAnsi="Arial" w:cs="Arial" w:hint="eastAsia"/>
                      <w:szCs w:val="21"/>
                    </w:rPr>
                    <w:t>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38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9.2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红</w:t>
                  </w:r>
                  <w:r>
                    <w:rPr>
                      <w:rFonts w:ascii="Arial" w:hAnsi="Arial" w:cs="Arial"/>
                      <w:szCs w:val="21"/>
                    </w:rPr>
                    <w:t>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6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25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白色，没有蜂鸣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7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人体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40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红</w:t>
                  </w:r>
                  <w:r>
                    <w:rPr>
                      <w:rFonts w:ascii="Arial" w:hAnsi="Arial" w:cs="Arial"/>
                      <w:szCs w:val="21"/>
                    </w:rPr>
                    <w:t>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，没有蜂鸣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E715F6" w:rsidRDefault="00E715F6">
            <w:pPr>
              <w:rPr>
                <w:rFonts w:ascii="Arial" w:hAnsi="Arial" w:cs="Arial" w:hint="eastAsia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 w:hint="eastAsia"/>
              </w:rPr>
            </w:pPr>
          </w:p>
        </w:tc>
      </w:tr>
      <w:tr w:rsidR="00000000">
        <w:trPr>
          <w:trHeight w:val="320"/>
        </w:trPr>
        <w:tc>
          <w:tcPr>
            <w:tcW w:w="560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23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蜂鸣器提示功能</w:t>
            </w:r>
          </w:p>
        </w:tc>
        <w:tc>
          <w:tcPr>
            <w:tcW w:w="2320" w:type="dxa"/>
          </w:tcPr>
          <w:p w:rsidR="00E715F6" w:rsidRDefault="00E715F6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在首次上电时，蜂鸣器长鸣；</w:t>
            </w:r>
          </w:p>
          <w:p w:rsidR="00E715F6" w:rsidRDefault="00E715F6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显示测量结果</w:t>
            </w:r>
            <w:r>
              <w:rPr>
                <w:rFonts w:hint="eastAsia"/>
              </w:rPr>
              <w:lastRenderedPageBreak/>
              <w:t>时，根据不同的结果给出不同的响应；</w:t>
            </w:r>
          </w:p>
          <w:p w:rsidR="00E715F6" w:rsidRDefault="00E715F6">
            <w:pPr>
              <w:rPr>
                <w:rFonts w:hint="eastAsia"/>
              </w:rPr>
            </w:pPr>
          </w:p>
        </w:tc>
        <w:tc>
          <w:tcPr>
            <w:tcW w:w="9240" w:type="dxa"/>
          </w:tcPr>
          <w:tbl>
            <w:tblPr>
              <w:tblW w:w="8925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4305"/>
              <w:gridCol w:w="840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840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lastRenderedPageBreak/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首次上电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蜂鸣器长鸣，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保持全显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S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短按测量按键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蜂鸣器三次短鸣，提示测量未完成，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“</w:t>
                  </w:r>
                  <w:r>
                    <w:rPr>
                      <w:rFonts w:ascii="Arial" w:hAnsi="Arial" w:cs="Arial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S</w:t>
                  </w:r>
                  <w:r>
                    <w:rPr>
                      <w:rFonts w:ascii="Arial" w:hAnsi="Arial" w:cs="Arial"/>
                      <w:szCs w:val="21"/>
                    </w:rPr>
                    <w:t>以上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蜂鸣器长鸣，提示测量完成，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显示测量结果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25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S</w:t>
                  </w:r>
                  <w:r>
                    <w:rPr>
                      <w:rFonts w:ascii="Arial" w:hAnsi="Arial" w:cs="Arial"/>
                      <w:szCs w:val="21"/>
                    </w:rPr>
                    <w:t>以上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蜂鸣器三次短鸣，提示测量结果异常，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“</w:t>
                  </w:r>
                  <w:r>
                    <w:rPr>
                      <w:rFonts w:ascii="Arial" w:hAnsi="Arial" w:cs="Arial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40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S</w:t>
                  </w:r>
                  <w:r>
                    <w:rPr>
                      <w:rFonts w:ascii="Arial" w:hAnsi="Arial" w:cs="Arial"/>
                      <w:szCs w:val="21"/>
                    </w:rPr>
                    <w:t>以上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蜂鸣器三次短鸣，提示测量结果异常，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“</w:t>
                  </w:r>
                  <w:r>
                    <w:rPr>
                      <w:rFonts w:ascii="Arial" w:hAnsi="Arial" w:cs="Arial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E715F6" w:rsidRDefault="00E715F6">
            <w:pPr>
              <w:rPr>
                <w:rFonts w:ascii="Arial" w:hAnsi="Arial" w:cs="Arial" w:hint="eastAsia"/>
                <w:sz w:val="24"/>
                <w:szCs w:val="24"/>
              </w:rPr>
            </w:pPr>
          </w:p>
          <w:p w:rsidR="00E715F6" w:rsidRDefault="00E715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E715F6" w:rsidRDefault="00E715F6">
            <w:pPr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 w:hint="eastAsia"/>
              </w:rPr>
            </w:pPr>
          </w:p>
        </w:tc>
      </w:tr>
      <w:tr w:rsidR="00000000">
        <w:trPr>
          <w:trHeight w:val="656"/>
        </w:trPr>
        <w:tc>
          <w:tcPr>
            <w:tcW w:w="560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5</w:t>
            </w:r>
          </w:p>
        </w:tc>
        <w:tc>
          <w:tcPr>
            <w:tcW w:w="1323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低电压检测功能</w:t>
            </w:r>
          </w:p>
        </w:tc>
        <w:tc>
          <w:tcPr>
            <w:tcW w:w="2320" w:type="dxa"/>
          </w:tcPr>
          <w:p w:rsidR="00E715F6" w:rsidRDefault="00E715F6">
            <w:pPr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如果电源电压</w:t>
            </w:r>
            <w:r>
              <w:rPr>
                <w:rFonts w:ascii="Arial" w:hAnsi="Arial" w:cs="Arial" w:hint="eastAsia"/>
              </w:rPr>
              <w:t xml:space="preserve"> 2.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 w:hint="eastAsia"/>
              </w:rPr>
              <w:t xml:space="preserve">V </w:t>
            </w:r>
            <w:r>
              <w:rPr>
                <w:rFonts w:ascii="Arial" w:hAnsi="Arial" w:cs="Arial" w:hint="eastAsia"/>
              </w:rPr>
              <w:t>–</w:t>
            </w:r>
            <w:r>
              <w:rPr>
                <w:rFonts w:ascii="Arial" w:hAnsi="Arial" w:cs="Arial" w:hint="eastAsia"/>
              </w:rPr>
              <w:t xml:space="preserve"> 2.7V</w:t>
            </w:r>
            <w:r>
              <w:rPr>
                <w:rFonts w:ascii="Arial" w:hAnsi="Arial" w:cs="Arial" w:hint="eastAsia"/>
              </w:rPr>
              <w:t>时，上电后，</w:t>
            </w:r>
            <w:r>
              <w:rPr>
                <w:rFonts w:ascii="Arial" w:hAnsi="Arial" w:cs="Arial" w:hint="eastAsia"/>
              </w:rPr>
              <w:t>L</w:t>
            </w: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 w:hint="eastAsia"/>
              </w:rPr>
              <w:t>D</w:t>
            </w:r>
            <w:r>
              <w:rPr>
                <w:rFonts w:ascii="Arial" w:hAnsi="Arial" w:cs="Arial" w:hint="eastAsia"/>
              </w:rPr>
              <w:t>能提示低电压并保存提示状态，直至下次重新上电后再检测；</w:t>
            </w:r>
          </w:p>
          <w:p w:rsidR="00E715F6" w:rsidRDefault="00E715F6">
            <w:pPr>
              <w:numPr>
                <w:ilvl w:val="0"/>
                <w:numId w:val="8"/>
              </w:num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如果电源电压小于</w:t>
            </w:r>
            <w:r>
              <w:rPr>
                <w:rFonts w:ascii="Arial" w:hAnsi="Arial" w:cs="Arial" w:hint="eastAsia"/>
              </w:rPr>
              <w:t>2.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 w:hint="eastAsia"/>
              </w:rPr>
              <w:t>V</w:t>
            </w:r>
            <w:r>
              <w:rPr>
                <w:rFonts w:ascii="Arial" w:hAnsi="Arial" w:cs="Arial" w:hint="eastAsia"/>
              </w:rPr>
              <w:t>时，</w:t>
            </w:r>
            <w:r>
              <w:rPr>
                <w:rFonts w:ascii="Arial" w:hAnsi="Arial" w:cs="Arial" w:hint="eastAsia"/>
              </w:rPr>
              <w:t>L</w:t>
            </w: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 w:hint="eastAsia"/>
              </w:rPr>
              <w:t>D</w:t>
            </w:r>
            <w:r>
              <w:rPr>
                <w:rFonts w:ascii="Arial" w:hAnsi="Arial" w:cs="Arial" w:hint="eastAsia"/>
              </w:rPr>
              <w:t>提示超低电压后关机，一直保存此状态，直至下次重新上电后再检测；</w:t>
            </w:r>
          </w:p>
        </w:tc>
        <w:tc>
          <w:tcPr>
            <w:tcW w:w="9240" w:type="dxa"/>
          </w:tcPr>
          <w:tbl>
            <w:tblPr>
              <w:tblW w:w="8925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4305"/>
              <w:gridCol w:w="840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840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将电压调到</w:t>
                  </w:r>
                  <w:r>
                    <w:rPr>
                      <w:rFonts w:ascii="Arial" w:hAnsi="Arial" w:cs="Arial" w:hint="eastAsia"/>
                      <w:szCs w:val="21"/>
                    </w:rPr>
                    <w:t>3.0V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，开机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不会</w:t>
                  </w:r>
                  <w:r>
                    <w:rPr>
                      <w:rFonts w:ascii="Arial" w:hAnsi="Arial" w:cs="Arial"/>
                      <w:szCs w:val="21"/>
                    </w:rPr>
                    <w:t>提示低电压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，实心电池图标常亮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将电压调到</w:t>
                  </w:r>
                  <w:r>
                    <w:rPr>
                      <w:rFonts w:ascii="Arial" w:hAnsi="Arial" w:cs="Arial" w:hint="eastAsia"/>
                      <w:szCs w:val="21"/>
                    </w:rPr>
                    <w:t>2.65V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，开机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提示低电压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，空心电池图标常亮</w:t>
                  </w:r>
                  <w:r>
                    <w:t>。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不断电，将电压调到</w:t>
                  </w:r>
                  <w:r>
                    <w:rPr>
                      <w:rFonts w:ascii="Arial" w:hAnsi="Arial" w:cs="Arial"/>
                      <w:szCs w:val="21"/>
                    </w:rPr>
                    <w:t>2.8V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按测量键，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,</w:t>
                  </w:r>
                  <w:r>
                    <w:rPr>
                      <w:rFonts w:ascii="Arial" w:hAnsi="Arial" w:cs="Arial" w:hint="eastAsia"/>
                      <w:szCs w:val="21"/>
                    </w:rPr>
                    <w:t>空心电池图标常亮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保持电压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/>
                      <w:szCs w:val="21"/>
                    </w:rPr>
                    <w:t>.8V,</w:t>
                  </w:r>
                  <w:r>
                    <w:rPr>
                      <w:rFonts w:ascii="Arial" w:hAnsi="Arial" w:cs="Arial"/>
                      <w:szCs w:val="21"/>
                    </w:rPr>
                    <w:t>重新上电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不会提示低电压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，实心电池图标常亮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将电压调到</w:t>
                  </w:r>
                  <w:r>
                    <w:rPr>
                      <w:rFonts w:ascii="Arial" w:hAnsi="Arial" w:cs="Arial" w:hint="eastAsia"/>
                      <w:szCs w:val="21"/>
                    </w:rPr>
                    <w:t>2.</w:t>
                  </w:r>
                  <w:r>
                    <w:rPr>
                      <w:rFonts w:ascii="Arial" w:hAnsi="Arial" w:cs="Arial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5V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，开机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空心电池图标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秒后关机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不断电，将电压调到</w:t>
                  </w:r>
                  <w:r>
                    <w:rPr>
                      <w:rFonts w:ascii="Arial" w:hAnsi="Arial" w:cs="Arial"/>
                      <w:szCs w:val="21"/>
                    </w:rPr>
                    <w:t>2.8V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按测量键，空心电池图标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秒后关机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471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保持电压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/>
                      <w:szCs w:val="21"/>
                    </w:rPr>
                    <w:t>.8V,</w:t>
                  </w:r>
                  <w:r>
                    <w:rPr>
                      <w:rFonts w:ascii="Arial" w:hAnsi="Arial" w:cs="Arial"/>
                      <w:szCs w:val="21"/>
                    </w:rPr>
                    <w:t>重新上电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/>
                      <w:szCs w:val="21"/>
                    </w:rPr>
                    <w:t>不会提示低电压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，实心电池图标常亮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E715F6" w:rsidRDefault="00E715F6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 w:hint="eastAsia"/>
              </w:rPr>
            </w:pPr>
          </w:p>
        </w:tc>
      </w:tr>
      <w:tr w:rsidR="00000000">
        <w:trPr>
          <w:trHeight w:val="335"/>
        </w:trPr>
        <w:tc>
          <w:tcPr>
            <w:tcW w:w="560" w:type="dxa"/>
          </w:tcPr>
          <w:p w:rsidR="00E715F6" w:rsidRDefault="00E715F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323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hint="eastAsia"/>
              </w:rPr>
              <w:t>测量模式设置功能</w:t>
            </w:r>
          </w:p>
        </w:tc>
        <w:tc>
          <w:tcPr>
            <w:tcW w:w="2320" w:type="dxa"/>
          </w:tcPr>
          <w:p w:rsidR="00E715F6" w:rsidRDefault="00E715F6">
            <w:pPr>
              <w:numPr>
                <w:ilvl w:val="0"/>
                <w:numId w:val="9"/>
              </w:numPr>
            </w:pPr>
            <w:r>
              <w:rPr>
                <w:rFonts w:hint="eastAsia"/>
              </w:rPr>
              <w:t>在测量状态下，</w:t>
            </w:r>
            <w:r>
              <w:rPr>
                <w:rFonts w:ascii="Arial" w:hAnsi="Arial" w:cs="Arial" w:hint="eastAsia"/>
              </w:rPr>
              <w:t>短按设置按键选择测</w:t>
            </w:r>
            <w:r>
              <w:rPr>
                <w:rFonts w:ascii="Arial" w:hAnsi="Arial" w:cs="Arial" w:hint="eastAsia"/>
              </w:rPr>
              <w:lastRenderedPageBreak/>
              <w:t>量模式</w:t>
            </w:r>
          </w:p>
          <w:p w:rsidR="00E715F6" w:rsidRDefault="00E715F6">
            <w:pPr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按下测量按键自动确认当前选择</w:t>
            </w:r>
          </w:p>
          <w:p w:rsidR="00E715F6" w:rsidRDefault="00E715F6">
            <w:pPr>
              <w:numPr>
                <w:ilvl w:val="0"/>
                <w:numId w:val="9"/>
              </w:num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模式选择完成后，</w:t>
            </w:r>
            <w:r>
              <w:rPr>
                <w:rFonts w:ascii="Arial" w:hAnsi="Arial" w:cs="Arial"/>
              </w:rPr>
              <w:t>15s</w:t>
            </w:r>
            <w:r>
              <w:rPr>
                <w:rFonts w:ascii="Arial" w:hAnsi="Arial" w:cs="Arial"/>
              </w:rPr>
              <w:t>没有操作</w:t>
            </w:r>
            <w:r>
              <w:rPr>
                <w:rFonts w:ascii="Arial" w:hAnsi="Arial" w:cs="Arial" w:hint="eastAsia"/>
              </w:rPr>
              <w:t>，</w:t>
            </w:r>
            <w:r>
              <w:rPr>
                <w:rFonts w:ascii="Arial" w:hAnsi="Arial" w:cs="Arial"/>
              </w:rPr>
              <w:t>进入关机状态</w:t>
            </w:r>
            <w:r>
              <w:rPr>
                <w:rFonts w:ascii="Arial" w:hAnsi="Arial" w:cs="Arial" w:hint="eastAsia"/>
              </w:rPr>
              <w:t>；</w:t>
            </w:r>
          </w:p>
        </w:tc>
        <w:tc>
          <w:tcPr>
            <w:tcW w:w="9240" w:type="dxa"/>
          </w:tcPr>
          <w:tbl>
            <w:tblPr>
              <w:tblW w:w="13233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16"/>
              <w:gridCol w:w="3346"/>
              <w:gridCol w:w="4066"/>
              <w:gridCol w:w="992"/>
              <w:gridCol w:w="1610"/>
              <w:gridCol w:w="2603"/>
            </w:tblGrid>
            <w:tr w:rsidR="00000000">
              <w:trPr>
                <w:trHeight w:val="134"/>
              </w:trPr>
              <w:tc>
                <w:tcPr>
                  <w:tcW w:w="616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序号</w:t>
                  </w:r>
                </w:p>
              </w:tc>
              <w:tc>
                <w:tcPr>
                  <w:tcW w:w="3346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066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992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  <w:tc>
                <w:tcPr>
                  <w:tcW w:w="1610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2603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</w:tr>
            <w:tr w:rsidR="00000000">
              <w:trPr>
                <w:gridAfter w:val="2"/>
                <w:wAfter w:w="4213" w:type="dxa"/>
                <w:trHeight w:val="510"/>
              </w:trPr>
              <w:tc>
                <w:tcPr>
                  <w:tcW w:w="616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lastRenderedPageBreak/>
                    <w:t>1</w:t>
                  </w:r>
                </w:p>
              </w:tc>
              <w:tc>
                <w:tcPr>
                  <w:tcW w:w="3346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在测量界面，短按设置按键</w:t>
                  </w:r>
                </w:p>
              </w:tc>
              <w:tc>
                <w:tcPr>
                  <w:tcW w:w="4066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切换模式图标</w:t>
                  </w:r>
                </w:p>
              </w:tc>
              <w:tc>
                <w:tcPr>
                  <w:tcW w:w="992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gridAfter w:val="2"/>
                <w:wAfter w:w="4213" w:type="dxa"/>
                <w:trHeight w:val="510"/>
              </w:trPr>
              <w:tc>
                <w:tcPr>
                  <w:tcW w:w="616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346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按下测量按键</w:t>
                  </w:r>
                </w:p>
              </w:tc>
              <w:tc>
                <w:tcPr>
                  <w:tcW w:w="4066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在之前选定的模式下，完成一次测量</w:t>
                  </w:r>
                </w:p>
              </w:tc>
              <w:tc>
                <w:tcPr>
                  <w:tcW w:w="992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</w:tr>
            <w:tr w:rsidR="00000000">
              <w:trPr>
                <w:gridAfter w:val="2"/>
                <w:wAfter w:w="4213" w:type="dxa"/>
                <w:trHeight w:val="510"/>
              </w:trPr>
              <w:tc>
                <w:tcPr>
                  <w:tcW w:w="616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346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设置时超过</w:t>
                  </w:r>
                  <w:r>
                    <w:rPr>
                      <w:rFonts w:ascii="Arial" w:hAnsi="Arial" w:cs="Arial"/>
                      <w:szCs w:val="21"/>
                    </w:rPr>
                    <w:t>15S</w:t>
                  </w:r>
                  <w:r>
                    <w:rPr>
                      <w:rFonts w:ascii="Arial" w:hAnsi="Arial" w:cs="Arial"/>
                      <w:szCs w:val="21"/>
                    </w:rPr>
                    <w:t>没有按键操作</w:t>
                  </w:r>
                </w:p>
              </w:tc>
              <w:tc>
                <w:tcPr>
                  <w:tcW w:w="4066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体温计进入关机状态</w:t>
                  </w:r>
                </w:p>
              </w:tc>
              <w:tc>
                <w:tcPr>
                  <w:tcW w:w="992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</w:tr>
          </w:tbl>
          <w:p w:rsidR="00E715F6" w:rsidRDefault="00E715F6">
            <w:pPr>
              <w:rPr>
                <w:rFonts w:ascii="Arial" w:hAnsi="Arial" w:cs="Arial" w:hint="eastAsia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/>
              </w:rPr>
            </w:pPr>
          </w:p>
        </w:tc>
      </w:tr>
      <w:tr w:rsidR="00000000">
        <w:trPr>
          <w:trHeight w:val="3143"/>
        </w:trPr>
        <w:tc>
          <w:tcPr>
            <w:tcW w:w="560" w:type="dxa"/>
            <w:vAlign w:val="center"/>
          </w:tcPr>
          <w:p w:rsidR="00E715F6" w:rsidRDefault="00E715F6">
            <w:pPr>
              <w:jc w:val="center"/>
              <w:rPr>
                <w:rFonts w:hint="eastAsia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1323" w:type="dxa"/>
            <w:vAlign w:val="center"/>
          </w:tcPr>
          <w:p w:rsidR="00E715F6" w:rsidRDefault="00E715F6">
            <w:pPr>
              <w:jc w:val="left"/>
              <w:rPr>
                <w:rFonts w:hint="eastAsia"/>
              </w:rPr>
            </w:pPr>
            <w:r>
              <w:rPr>
                <w:rFonts w:ascii="Arial" w:hAnsi="Arial" w:cs="Arial" w:hint="eastAsia"/>
              </w:rPr>
              <w:t>单位切换功能</w:t>
            </w:r>
          </w:p>
        </w:tc>
        <w:tc>
          <w:tcPr>
            <w:tcW w:w="2320" w:type="dxa"/>
          </w:tcPr>
          <w:p w:rsidR="00E715F6" w:rsidRDefault="00E715F6">
            <w:pPr>
              <w:ind w:left="36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通过测量按键切换摄氏度和华氏度单位</w:t>
            </w:r>
          </w:p>
        </w:tc>
        <w:tc>
          <w:tcPr>
            <w:tcW w:w="9240" w:type="dxa"/>
          </w:tcPr>
          <w:tbl>
            <w:tblPr>
              <w:tblW w:w="8925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57"/>
              <w:gridCol w:w="3260"/>
              <w:gridCol w:w="4168"/>
              <w:gridCol w:w="840"/>
            </w:tblGrid>
            <w:tr w:rsidR="00000000">
              <w:trPr>
                <w:trHeight w:val="394"/>
              </w:trPr>
              <w:tc>
                <w:tcPr>
                  <w:tcW w:w="657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260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168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840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1047"/>
              </w:trPr>
              <w:tc>
                <w:tcPr>
                  <w:tcW w:w="657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260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关机时，长按测量按键</w:t>
                  </w:r>
                  <w:r>
                    <w:rPr>
                      <w:rFonts w:ascii="Arial" w:hAnsi="Arial" w:cs="Arial"/>
                      <w:szCs w:val="21"/>
                    </w:rPr>
                    <w:t>8s</w:t>
                  </w:r>
                  <w:r>
                    <w:rPr>
                      <w:rFonts w:ascii="Arial" w:hAnsi="Arial" w:cs="Arial"/>
                      <w:szCs w:val="21"/>
                    </w:rPr>
                    <w:t>以上</w:t>
                  </w:r>
                </w:p>
              </w:tc>
              <w:tc>
                <w:tcPr>
                  <w:tcW w:w="4168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当前的单位图标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，闪烁显示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918"/>
              </w:trPr>
              <w:tc>
                <w:tcPr>
                  <w:tcW w:w="657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3260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短按测量按键</w:t>
                  </w:r>
                </w:p>
              </w:tc>
              <w:tc>
                <w:tcPr>
                  <w:tcW w:w="4168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蜂鸣器短鸣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，被选择的单位图标，闪烁显示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657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260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秒测量按键</w:t>
                  </w:r>
                </w:p>
              </w:tc>
              <w:tc>
                <w:tcPr>
                  <w:tcW w:w="4168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蜂鸣器短鸣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选定</w:t>
                  </w:r>
                  <w:r>
                    <w:rPr>
                      <w:rFonts w:ascii="Arial" w:hAnsi="Arial" w:cs="Arial"/>
                      <w:szCs w:val="21"/>
                    </w:rPr>
                    <w:t>的</w:t>
                  </w:r>
                  <w:r>
                    <w:rPr>
                      <w:rFonts w:ascii="Arial" w:hAnsi="Arial" w:cs="Arial" w:hint="eastAsia"/>
                      <w:szCs w:val="21"/>
                    </w:rPr>
                    <w:t>单位</w:t>
                  </w:r>
                  <w:r>
                    <w:rPr>
                      <w:rFonts w:ascii="Arial" w:hAnsi="Arial" w:cs="Arial"/>
                      <w:szCs w:val="21"/>
                    </w:rPr>
                    <w:t>图标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657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260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超过</w:t>
                  </w:r>
                  <w:r>
                    <w:rPr>
                      <w:rFonts w:ascii="Arial" w:hAnsi="Arial" w:cs="Arial"/>
                      <w:szCs w:val="21"/>
                    </w:rPr>
                    <w:t>2S</w:t>
                  </w:r>
                  <w:r>
                    <w:rPr>
                      <w:rFonts w:ascii="Arial" w:hAnsi="Arial" w:cs="Arial"/>
                      <w:szCs w:val="21"/>
                    </w:rPr>
                    <w:t>没有按键操作</w:t>
                  </w:r>
                </w:p>
              </w:tc>
              <w:tc>
                <w:tcPr>
                  <w:tcW w:w="4168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体温计进入关机状态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E715F6" w:rsidRDefault="00E715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/>
              </w:rPr>
            </w:pPr>
          </w:p>
        </w:tc>
      </w:tr>
      <w:tr w:rsidR="00000000">
        <w:trPr>
          <w:trHeight w:val="335"/>
        </w:trPr>
        <w:tc>
          <w:tcPr>
            <w:tcW w:w="560" w:type="dxa"/>
            <w:vMerge w:val="restart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323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测量功能</w:t>
            </w:r>
          </w:p>
        </w:tc>
        <w:tc>
          <w:tcPr>
            <w:tcW w:w="2320" w:type="dxa"/>
          </w:tcPr>
          <w:p w:rsidR="00E715F6" w:rsidRDefault="00E715F6">
            <w:pPr>
              <w:rPr>
                <w:rFonts w:hint="eastAsia"/>
              </w:rPr>
            </w:pPr>
          </w:p>
          <w:p w:rsidR="00E715F6" w:rsidRDefault="00E715F6">
            <w:pPr>
              <w:numPr>
                <w:ilvl w:val="0"/>
                <w:numId w:val="10"/>
              </w:numPr>
              <w:tabs>
                <w:tab w:val="left" w:pos="360"/>
              </w:tabs>
            </w:pPr>
            <w:r>
              <w:rPr>
                <w:rFonts w:hint="eastAsia"/>
              </w:rPr>
              <w:t>测量结束后蜂鸣器提示，且</w:t>
            </w: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显示测量结果；</w:t>
            </w:r>
          </w:p>
          <w:p w:rsidR="00E715F6" w:rsidRDefault="00E715F6">
            <w:pPr>
              <w:numPr>
                <w:ilvl w:val="0"/>
                <w:numId w:val="10"/>
              </w:numPr>
              <w:tabs>
                <w:tab w:val="left" w:pos="360"/>
              </w:tabs>
            </w:pPr>
            <w:r>
              <w:rPr>
                <w:rFonts w:hint="eastAsia"/>
              </w:rPr>
              <w:t>测量结果低于显示下限，</w:t>
            </w: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显示“</w:t>
            </w:r>
            <w:r>
              <w:rPr>
                <w:rFonts w:hint="eastAsia"/>
              </w:rPr>
              <w:t>-</w:t>
            </w:r>
            <w:r>
              <w:t>--℃</w:t>
            </w:r>
            <w:r>
              <w:rPr>
                <w:rFonts w:hint="eastAsia"/>
              </w:rPr>
              <w:t>”；</w:t>
            </w:r>
          </w:p>
          <w:p w:rsidR="00E715F6" w:rsidRDefault="00E715F6">
            <w:pPr>
              <w:numPr>
                <w:ilvl w:val="0"/>
                <w:numId w:val="10"/>
              </w:numPr>
              <w:tabs>
                <w:tab w:val="left" w:pos="360"/>
              </w:tabs>
            </w:pPr>
            <w:r>
              <w:rPr>
                <w:rFonts w:hint="eastAsia"/>
              </w:rPr>
              <w:t>测量结果高于显示上限，</w:t>
            </w:r>
            <w:r>
              <w:rPr>
                <w:rFonts w:hint="eastAsia"/>
              </w:rPr>
              <w:t>L</w:t>
            </w:r>
            <w:r>
              <w:t>C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显示“</w:t>
            </w:r>
            <w:r>
              <w:rPr>
                <w:rFonts w:hint="eastAsia"/>
              </w:rPr>
              <w:t>-</w:t>
            </w:r>
            <w:r>
              <w:t>--℃</w:t>
            </w:r>
            <w:r>
              <w:rPr>
                <w:rFonts w:hint="eastAsia"/>
              </w:rPr>
              <w:t>”；</w:t>
            </w:r>
          </w:p>
        </w:tc>
        <w:tc>
          <w:tcPr>
            <w:tcW w:w="9240" w:type="dxa"/>
          </w:tcPr>
          <w:tbl>
            <w:tblPr>
              <w:tblW w:w="14357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8592"/>
              <w:gridCol w:w="1985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8592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198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1047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物温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37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/>
                      <w:szCs w:val="21"/>
                    </w:rPr>
                    <w:t>37±0.2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198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6.5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198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36.5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7.7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橙色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, </w:t>
                  </w:r>
                  <w:r>
                    <w:rPr>
                      <w:rFonts w:ascii="Arial" w:hAnsi="Arial" w:cs="Arial" w:hint="eastAsia"/>
                      <w:szCs w:val="21"/>
                    </w:rPr>
                    <w:t>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198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38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9.2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红</w:t>
                  </w:r>
                  <w:r>
                    <w:rPr>
                      <w:rFonts w:ascii="Arial" w:hAnsi="Arial" w:cs="Arial"/>
                      <w:szCs w:val="21"/>
                    </w:rPr>
                    <w:t>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198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婴儿体温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6.5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背光为白色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，单次</w:t>
                  </w:r>
                  <w:r>
                    <w:rPr>
                      <w:rFonts w:ascii="Arial" w:hAnsi="Arial" w:cs="Arial"/>
                      <w:szCs w:val="21"/>
                    </w:rPr>
                    <w:t>长鸣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/>
                      <w:szCs w:val="21"/>
                    </w:rPr>
                    <w:t>00ms</w:t>
                  </w:r>
                </w:p>
              </w:tc>
              <w:tc>
                <w:tcPr>
                  <w:tcW w:w="198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婴儿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38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9.2</w:t>
                  </w:r>
                  <w:r>
                    <w:rPr>
                      <w:rFonts w:ascii="Arial" w:hAnsi="Arial" w:cs="Arial"/>
                      <w:szCs w:val="21"/>
                    </w:rPr>
                    <w:t>左右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红</w:t>
                  </w:r>
                  <w:r>
                    <w:rPr>
                      <w:rFonts w:ascii="Arial" w:hAnsi="Arial" w:cs="Arial"/>
                      <w:szCs w:val="21"/>
                    </w:rPr>
                    <w:t>色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，连续</w:t>
                  </w:r>
                  <w:r>
                    <w:rPr>
                      <w:rFonts w:ascii="Arial" w:hAnsi="Arial" w:cs="Arial"/>
                      <w:szCs w:val="21"/>
                    </w:rPr>
                    <w:t>短鸣</w:t>
                  </w:r>
                  <w:r>
                    <w:rPr>
                      <w:rFonts w:ascii="Arial" w:hAnsi="Arial" w:cs="Arial" w:hint="eastAsia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次，滴滴滴滴</w:t>
                  </w:r>
                </w:p>
              </w:tc>
              <w:tc>
                <w:tcPr>
                  <w:tcW w:w="198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4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25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白色，没有蜂鸣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198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</w:tr>
            <w:tr w:rsidR="00000000">
              <w:trPr>
                <w:trHeight w:val="892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选中</w:t>
                  </w:r>
                  <w:r>
                    <w:rPr>
                      <w:rFonts w:ascii="Arial" w:hAnsi="Arial" w:cs="Arial" w:hint="eastAsia"/>
                      <w:szCs w:val="21"/>
                    </w:rPr>
                    <w:t>成人体温</w:t>
                  </w:r>
                  <w:r>
                    <w:rPr>
                      <w:rFonts w:ascii="Arial" w:hAnsi="Arial" w:cs="Arial"/>
                      <w:szCs w:val="21"/>
                    </w:rPr>
                    <w:t>模式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，常温下将</w:t>
                  </w:r>
                  <w:r>
                    <w:rPr>
                      <w:rFonts w:hint="eastAsia"/>
                    </w:rPr>
                    <w:t>体温计</w:t>
                  </w:r>
                  <w:r>
                    <w:rPr>
                      <w:rFonts w:ascii="Arial" w:hAnsi="Arial" w:cs="Arial" w:hint="eastAsia"/>
                      <w:szCs w:val="21"/>
                    </w:rPr>
                    <w:t>对准</w:t>
                  </w:r>
                  <w:r>
                    <w:rPr>
                      <w:rFonts w:ascii="Arial" w:hAnsi="Arial" w:cs="Arial"/>
                      <w:szCs w:val="21"/>
                    </w:rPr>
                    <w:t>40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℃黑体，按下测量按键</w:t>
                  </w:r>
                </w:p>
              </w:tc>
              <w:tc>
                <w:tcPr>
                  <w:tcW w:w="8592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</w:t>
                  </w:r>
                  <w:r>
                    <w:rPr>
                      <w:rFonts w:ascii="Arial" w:hAnsi="Arial" w:cs="Arial" w:hint="eastAsia"/>
                      <w:szCs w:val="21"/>
                    </w:rPr>
                    <w:t>---</w:t>
                  </w:r>
                  <w:r>
                    <w:rPr>
                      <w:rFonts w:ascii="微软雅黑" w:eastAsia="微软雅黑" w:hAnsi="微软雅黑" w:cs="微软雅黑"/>
                      <w:szCs w:val="21"/>
                    </w:rPr>
                    <w:t>℃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/>
                      <w:szCs w:val="21"/>
                    </w:rPr>
                    <w:t>背光为</w:t>
                  </w:r>
                  <w:r>
                    <w:rPr>
                      <w:rFonts w:ascii="Arial" w:hAnsi="Arial" w:cs="Arial" w:hint="eastAsia"/>
                      <w:szCs w:val="21"/>
                    </w:rPr>
                    <w:t>白色，没有蜂鸣</w:t>
                  </w:r>
                </w:p>
              </w:tc>
              <w:tc>
                <w:tcPr>
                  <w:tcW w:w="198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</w:tr>
          </w:tbl>
          <w:p w:rsidR="00E715F6" w:rsidRDefault="00E715F6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 w:hint="eastAsia"/>
              </w:rPr>
            </w:pPr>
          </w:p>
        </w:tc>
      </w:tr>
      <w:tr w:rsidR="00000000">
        <w:trPr>
          <w:trHeight w:val="335"/>
        </w:trPr>
        <w:tc>
          <w:tcPr>
            <w:tcW w:w="560" w:type="dxa"/>
            <w:vMerge/>
          </w:tcPr>
          <w:p w:rsidR="00E715F6" w:rsidRDefault="00E715F6">
            <w:pPr>
              <w:rPr>
                <w:rFonts w:ascii="Arial" w:hAnsi="Arial" w:cs="Arial"/>
              </w:rPr>
            </w:pPr>
          </w:p>
        </w:tc>
        <w:tc>
          <w:tcPr>
            <w:tcW w:w="14143" w:type="dxa"/>
            <w:gridSpan w:val="4"/>
          </w:tcPr>
          <w:p w:rsidR="00E715F6" w:rsidRDefault="00E715F6">
            <w:pPr>
              <w:rPr>
                <w:rFonts w:ascii="Arial" w:hAnsi="Arial" w:cs="Arial" w:hint="eastAsia"/>
                <w:b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szCs w:val="21"/>
              </w:rPr>
              <w:t>人体体温测量过程中的其他情况测试：</w:t>
            </w:r>
          </w:p>
          <w:tbl>
            <w:tblPr>
              <w:tblW w:w="13172" w:type="dxa"/>
              <w:tblInd w:w="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223"/>
              <w:gridCol w:w="2315"/>
              <w:gridCol w:w="2268"/>
              <w:gridCol w:w="2268"/>
              <w:gridCol w:w="2453"/>
              <w:gridCol w:w="1645"/>
            </w:tblGrid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b/>
                      <w:szCs w:val="21"/>
                      <w:bdr w:val="single" w:sz="4" w:space="0" w:color="auto"/>
                    </w:rPr>
                  </w:pPr>
                  <w:r>
                    <w:rPr>
                      <w:rFonts w:ascii="Arial" w:hAnsi="Arial" w:cs="Arial" w:hint="eastAsia"/>
                      <w:b/>
                      <w:szCs w:val="21"/>
                      <w:bdr w:val="single" w:sz="4" w:space="0" w:color="auto"/>
                    </w:rPr>
                    <w:t>行列为测量输入：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b/>
                      <w:szCs w:val="21"/>
                    </w:rPr>
                  </w:pPr>
                  <w:r>
                    <w:rPr>
                      <w:rFonts w:ascii="Arial" w:hAnsi="Arial" w:cs="Arial" w:hint="eastAsia"/>
                      <w:b/>
                      <w:szCs w:val="21"/>
                      <w:bdr w:val="single" w:sz="4" w:space="0" w:color="auto"/>
                    </w:rPr>
                    <w:t>交叉点为测量输出：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31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短按测量按键</w:t>
                  </w: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</w:t>
                  </w:r>
                  <w:r>
                    <w:rPr>
                      <w:rFonts w:ascii="Arial" w:hAnsi="Arial" w:cs="Arial"/>
                      <w:szCs w:val="21"/>
                    </w:rPr>
                    <w:t>2: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长按测量按键</w:t>
                  </w: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短按设置按键</w:t>
                  </w:r>
                </w:p>
              </w:tc>
              <w:tc>
                <w:tcPr>
                  <w:tcW w:w="245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长按设置按键超过</w:t>
                  </w:r>
                  <w:r>
                    <w:rPr>
                      <w:rFonts w:ascii="Arial" w:hAnsi="Arial" w:cs="Arial"/>
                      <w:szCs w:val="21"/>
                    </w:rPr>
                    <w:t>3</w:t>
                  </w:r>
                  <w:r>
                    <w:rPr>
                      <w:rFonts w:ascii="Arial" w:hAnsi="Arial" w:cs="Arial" w:hint="eastAsia"/>
                      <w:szCs w:val="21"/>
                    </w:rPr>
                    <w:t>s</w:t>
                  </w:r>
                </w:p>
              </w:tc>
              <w:tc>
                <w:tcPr>
                  <w:tcW w:w="1645" w:type="dxa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拨动静音开关</w:t>
                  </w:r>
                </w:p>
              </w:tc>
            </w:tr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体温计开机处于全显状态</w:t>
                  </w:r>
                </w:p>
              </w:tc>
              <w:tc>
                <w:tcPr>
                  <w:tcW w:w="231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245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1645" w:type="dxa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A2B5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</w:tr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体温计处于关机状态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315" w:type="dxa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体温计被唤醒测量，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显示测量结果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 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秒完成深度测量；长按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8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秒进入切换单位模式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  <w:tc>
                <w:tcPr>
                  <w:tcW w:w="245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体温计进入记忆查询模式</w:t>
                  </w:r>
                </w:p>
              </w:tc>
              <w:tc>
                <w:tcPr>
                  <w:tcW w:w="1645" w:type="dxa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A3B5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体温计无反应</w:t>
                  </w:r>
                </w:p>
              </w:tc>
            </w:tr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lastRenderedPageBreak/>
                    <w:t>A4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体温计处于显示测量结果状态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31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A4B1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CD</w:t>
                  </w:r>
                  <w:r>
                    <w:rPr>
                      <w:rFonts w:ascii="Arial" w:hAnsi="Arial" w:cs="Arial"/>
                      <w:szCs w:val="21"/>
                    </w:rPr>
                    <w:t>显示测量结果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</w:t>
                  </w:r>
                  <w:r>
                    <w:rPr>
                      <w:rFonts w:ascii="Arial" w:hAnsi="Arial" w:cs="Arial"/>
                      <w:szCs w:val="21"/>
                    </w:rPr>
                    <w:t>4</w:t>
                  </w:r>
                  <w:r>
                    <w:rPr>
                      <w:rFonts w:ascii="Arial" w:hAnsi="Arial" w:cs="Arial" w:hint="eastAsia"/>
                      <w:szCs w:val="21"/>
                    </w:rPr>
                    <w:t>B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秒完成深度测量；长按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8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秒进入切换单位模式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A4B3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切换测量模式</w:t>
                  </w:r>
                </w:p>
              </w:tc>
              <w:tc>
                <w:tcPr>
                  <w:tcW w:w="245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A4B4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体温计进入记忆查询模式</w:t>
                  </w:r>
                </w:p>
              </w:tc>
              <w:tc>
                <w:tcPr>
                  <w:tcW w:w="1645" w:type="dxa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A4B5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</w:t>
                  </w:r>
                  <w:r>
                    <w:rPr>
                      <w:rFonts w:ascii="Arial" w:hAnsi="Arial" w:cs="Arial" w:hint="eastAsia"/>
                      <w:szCs w:val="21"/>
                    </w:rPr>
                    <w:t>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显示静音图标</w:t>
                  </w:r>
                </w:p>
              </w:tc>
            </w:tr>
            <w:tr w:rsidR="00000000">
              <w:trPr>
                <w:trHeight w:val="441"/>
              </w:trPr>
              <w:tc>
                <w:tcPr>
                  <w:tcW w:w="222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体温计模式设置界面状态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315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A5B1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退出模式设置界面，并保存之前的模式，进入测量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</w:t>
                  </w:r>
                  <w:r>
                    <w:rPr>
                      <w:rFonts w:ascii="Arial" w:hAnsi="Arial" w:cs="Arial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B</w:t>
                  </w: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秒完成深度测量；长按</w:t>
                  </w:r>
                  <w:r>
                    <w:rPr>
                      <w:rFonts w:ascii="Arial" w:hAnsi="Arial" w:cs="Arial" w:hint="eastAsia"/>
                      <w:szCs w:val="21"/>
                    </w:rPr>
                    <w:t>8</w:t>
                  </w:r>
                  <w:r>
                    <w:rPr>
                      <w:rFonts w:ascii="Arial" w:hAnsi="Arial" w:cs="Arial" w:hint="eastAsia"/>
                      <w:szCs w:val="21"/>
                    </w:rPr>
                    <w:t>秒进入切换单位模式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</w:p>
              </w:tc>
              <w:tc>
                <w:tcPr>
                  <w:tcW w:w="2268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A5B3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切换模式选择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2453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A5B4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体温计进入记忆查询模式</w:t>
                  </w:r>
                </w:p>
              </w:tc>
              <w:tc>
                <w:tcPr>
                  <w:tcW w:w="1645" w:type="dxa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A5B5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：</w:t>
                  </w:r>
                </w:p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L</w:t>
                  </w:r>
                  <w:r>
                    <w:rPr>
                      <w:rFonts w:ascii="Arial" w:hAnsi="Arial" w:cs="Arial"/>
                      <w:szCs w:val="21"/>
                    </w:rPr>
                    <w:t>C</w:t>
                  </w:r>
                  <w:r>
                    <w:rPr>
                      <w:rFonts w:ascii="Arial" w:hAnsi="Arial" w:cs="Arial" w:hint="eastAsia"/>
                      <w:szCs w:val="21"/>
                    </w:rPr>
                    <w:t>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显示静音图标</w:t>
                  </w:r>
                </w:p>
              </w:tc>
            </w:tr>
          </w:tbl>
          <w:p w:rsidR="00E715F6" w:rsidRDefault="00E715F6">
            <w:pPr>
              <w:jc w:val="center"/>
              <w:rPr>
                <w:rFonts w:ascii="Arial" w:hAnsi="Arial" w:cs="Arial" w:hint="eastAsia"/>
                <w:sz w:val="24"/>
                <w:szCs w:val="24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</w:tc>
      </w:tr>
      <w:tr w:rsidR="00000000">
        <w:trPr>
          <w:trHeight w:val="320"/>
        </w:trPr>
        <w:tc>
          <w:tcPr>
            <w:tcW w:w="560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1323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hint="eastAsia"/>
              </w:rPr>
              <w:t>错误检测功能</w:t>
            </w:r>
          </w:p>
        </w:tc>
        <w:tc>
          <w:tcPr>
            <w:tcW w:w="2320" w:type="dxa"/>
          </w:tcPr>
          <w:p w:rsidR="00E715F6" w:rsidRDefault="00E715F6">
            <w:pPr>
              <w:rPr>
                <w:rFonts w:hint="eastAsia"/>
              </w:rPr>
            </w:pPr>
          </w:p>
          <w:p w:rsidR="00E715F6" w:rsidRDefault="00E715F6">
            <w:pPr>
              <w:numPr>
                <w:ilvl w:val="0"/>
                <w:numId w:val="11"/>
              </w:numPr>
              <w:tabs>
                <w:tab w:val="left" w:pos="1080"/>
              </w:tabs>
            </w:pPr>
            <w:r>
              <w:rPr>
                <w:rFonts w:hint="eastAsia"/>
              </w:rPr>
              <w:t>工作温度低于温度下限；</w:t>
            </w:r>
          </w:p>
          <w:p w:rsidR="00E715F6" w:rsidRDefault="00E715F6">
            <w:pPr>
              <w:numPr>
                <w:ilvl w:val="0"/>
                <w:numId w:val="11"/>
              </w:numPr>
              <w:tabs>
                <w:tab w:val="left" w:pos="1080"/>
              </w:tabs>
            </w:pPr>
            <w:r>
              <w:rPr>
                <w:rFonts w:hint="eastAsia"/>
              </w:rPr>
              <w:t>工作温度高于温度上限；</w:t>
            </w:r>
          </w:p>
        </w:tc>
        <w:tc>
          <w:tcPr>
            <w:tcW w:w="9240" w:type="dxa"/>
          </w:tcPr>
          <w:tbl>
            <w:tblPr>
              <w:tblW w:w="8925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4305"/>
              <w:gridCol w:w="840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840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将体温计放置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℃环境温度下静置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1H</w:t>
                  </w:r>
                  <w:r>
                    <w:rPr>
                      <w:rFonts w:ascii="Arial" w:hAnsi="Arial" w:cs="Arial"/>
                      <w:szCs w:val="21"/>
                    </w:rPr>
                    <w:t xml:space="preserve"> 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显示“</w:t>
                  </w:r>
                  <w:r>
                    <w:rPr>
                      <w:rFonts w:ascii="Arial" w:hAnsi="Arial" w:cs="Arial" w:hint="eastAsia"/>
                      <w:szCs w:val="21"/>
                    </w:rPr>
                    <w:t>Err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Cs w:val="21"/>
                    </w:rPr>
                    <w:t>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秒后关机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610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将体温计放置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42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℃环境温度下静置</w:t>
                  </w:r>
                  <w:r>
                    <w:rPr>
                      <w:rFonts w:ascii="Arial" w:hAnsi="Arial" w:cs="Arial" w:hint="eastAsia"/>
                      <w:szCs w:val="21"/>
                    </w:rPr>
                    <w:t>1H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显示“</w:t>
                  </w:r>
                  <w:r>
                    <w:rPr>
                      <w:rFonts w:ascii="Arial" w:hAnsi="Arial" w:cs="Arial" w:hint="eastAsia"/>
                      <w:szCs w:val="21"/>
                    </w:rPr>
                    <w:t>Err</w:t>
                  </w:r>
                  <w:r>
                    <w:rPr>
                      <w:rFonts w:ascii="Arial" w:hAnsi="Arial" w:cs="Arial" w:hint="eastAsia"/>
                      <w:szCs w:val="21"/>
                    </w:rPr>
                    <w:t>”</w:t>
                  </w:r>
                  <w:r>
                    <w:rPr>
                      <w:rFonts w:ascii="Arial" w:hAnsi="Arial" w:cs="Arial" w:hint="eastAsia"/>
                      <w:szCs w:val="21"/>
                    </w:rPr>
                    <w:t xml:space="preserve"> </w:t>
                  </w:r>
                  <w:r>
                    <w:rPr>
                      <w:rFonts w:ascii="Arial" w:hAnsi="Arial" w:cs="Arial" w:hint="eastAsia"/>
                      <w:szCs w:val="21"/>
                    </w:rPr>
                    <w:t>图标</w:t>
                  </w:r>
                  <w:r>
                    <w:rPr>
                      <w:rFonts w:hint="eastAsia"/>
                    </w:rPr>
                    <w:t>闪烁</w:t>
                  </w:r>
                  <w:r>
                    <w:t>15</w:t>
                  </w:r>
                  <w:r>
                    <w:t>秒后关机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E715F6" w:rsidRDefault="00E715F6">
            <w:pPr>
              <w:rPr>
                <w:rFonts w:ascii="Arial" w:hAnsi="Arial" w:cs="Arial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/>
              </w:rPr>
            </w:pPr>
          </w:p>
          <w:p w:rsidR="00E715F6" w:rsidRDefault="00E715F6">
            <w:pPr>
              <w:rPr>
                <w:rFonts w:ascii="Arial" w:hAnsi="Arial" w:cs="Arial" w:hint="eastAsia"/>
              </w:rPr>
            </w:pPr>
          </w:p>
        </w:tc>
      </w:tr>
      <w:tr w:rsidR="00000000">
        <w:trPr>
          <w:trHeight w:val="320"/>
        </w:trPr>
        <w:tc>
          <w:tcPr>
            <w:tcW w:w="560" w:type="dxa"/>
          </w:tcPr>
          <w:p w:rsidR="00E715F6" w:rsidRDefault="00E715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323" w:type="dxa"/>
          </w:tcPr>
          <w:p w:rsidR="00E715F6" w:rsidRDefault="00E715F6">
            <w:pPr>
              <w:rPr>
                <w:rFonts w:hint="eastAsia"/>
              </w:rPr>
            </w:pPr>
            <w:r>
              <w:rPr>
                <w:rFonts w:hint="eastAsia"/>
              </w:rPr>
              <w:t>记忆功能</w:t>
            </w:r>
          </w:p>
        </w:tc>
        <w:tc>
          <w:tcPr>
            <w:tcW w:w="2320" w:type="dxa"/>
          </w:tcPr>
          <w:p w:rsidR="00E715F6" w:rsidRDefault="00E715F6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完成测量后，进入记忆查询界面查询</w:t>
            </w:r>
          </w:p>
          <w:p w:rsidR="00E715F6" w:rsidRDefault="00E715F6">
            <w:r>
              <w:t>2.</w:t>
            </w:r>
            <w:r>
              <w:rPr>
                <w:rFonts w:hint="eastAsia"/>
              </w:rPr>
              <w:t>切换测试模式后，再次进入查询</w:t>
            </w:r>
          </w:p>
          <w:p w:rsidR="00E715F6" w:rsidRDefault="00E715F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</w:t>
            </w:r>
            <w:r>
              <w:rPr>
                <w:rFonts w:hint="eastAsia"/>
              </w:rPr>
              <w:t>清空记忆，查看是否有效</w:t>
            </w:r>
          </w:p>
        </w:tc>
        <w:tc>
          <w:tcPr>
            <w:tcW w:w="9240" w:type="dxa"/>
          </w:tcPr>
          <w:tbl>
            <w:tblPr>
              <w:tblW w:w="8925" w:type="dxa"/>
              <w:tblInd w:w="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5"/>
              <w:gridCol w:w="3045"/>
              <w:gridCol w:w="4305"/>
              <w:gridCol w:w="840"/>
            </w:tblGrid>
            <w:tr w:rsidR="00000000">
              <w:trPr>
                <w:trHeight w:val="394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测试输入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测试输出</w:t>
                  </w:r>
                </w:p>
              </w:tc>
              <w:tc>
                <w:tcPr>
                  <w:tcW w:w="840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测试方法</w:t>
                  </w:r>
                </w:p>
              </w:tc>
            </w:tr>
            <w:tr w:rsidR="00000000">
              <w:trPr>
                <w:trHeight w:val="409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1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体温计物温模式下，对准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℃黑体测量；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显示测试完成的结果，并记录。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610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2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hint="eastAsia"/>
                    </w:rPr>
                    <w:t>在关机态，长按设置键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秒，进入记忆浏览模式，显示当前测量模式、测量数值和测量记录数。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显示测试完成的记忆结果，并记录。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610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短按设置按键显示下一条记录。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显示测试完成的记忆结果，并记录。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610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lastRenderedPageBreak/>
                    <w:t>4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切换到体温模式，对准</w:t>
                  </w:r>
                  <w:r>
                    <w:rPr>
                      <w:rFonts w:ascii="Arial" w:hAnsi="Arial" w:cs="Arial" w:hint="eastAsia"/>
                      <w:szCs w:val="21"/>
                    </w:rPr>
                    <w:t>3</w:t>
                  </w:r>
                  <w:r>
                    <w:rPr>
                      <w:rFonts w:ascii="Arial" w:hAnsi="Arial" w:cs="Arial"/>
                      <w:szCs w:val="21"/>
                    </w:rPr>
                    <w:t>5</w:t>
                  </w:r>
                  <w:r>
                    <w:rPr>
                      <w:rFonts w:ascii="Arial" w:hAnsi="Arial" w:cs="Arial" w:hint="eastAsia"/>
                      <w:szCs w:val="21"/>
                    </w:rPr>
                    <w:t>℃黑体测量；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显示测试完成的结果，并记录。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610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5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hint="eastAsia"/>
                    </w:rPr>
                    <w:t>在关机态，长按设置键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秒，进入记忆浏览模式，显示当前测量模式、测量数值和测量记录数。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显示测试完成的记忆结果，并记录。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610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6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短按设置按键显示下一条记录。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/>
                      <w:szCs w:val="21"/>
                    </w:rPr>
                    <w:t>LCD</w:t>
                  </w:r>
                  <w:r>
                    <w:rPr>
                      <w:rFonts w:ascii="Arial" w:hAnsi="Arial" w:cs="Arial" w:hint="eastAsia"/>
                      <w:szCs w:val="21"/>
                    </w:rPr>
                    <w:t>显示测试完成的记忆结果，并记录。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610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7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在关机态时，长按测量键和设置键</w:t>
                  </w:r>
                  <w:r>
                    <w:rPr>
                      <w:rFonts w:ascii="Arial" w:hAnsi="Arial" w:cs="Arial" w:hint="eastAsia"/>
                      <w:szCs w:val="21"/>
                    </w:rPr>
                    <w:t>8s</w:t>
                  </w:r>
                  <w:r>
                    <w:rPr>
                      <w:rFonts w:ascii="Arial" w:hAnsi="Arial" w:cs="Arial" w:hint="eastAsia"/>
                      <w:szCs w:val="21"/>
                    </w:rPr>
                    <w:t>后开始自动清除记忆，全部记录被清空。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记忆结果清空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  <w:tr w:rsidR="00000000">
              <w:trPr>
                <w:trHeight w:val="610"/>
              </w:trPr>
              <w:tc>
                <w:tcPr>
                  <w:tcW w:w="735" w:type="dxa"/>
                  <w:vAlign w:val="center"/>
                </w:tcPr>
                <w:p w:rsidR="00E715F6" w:rsidRDefault="00E715F6">
                  <w:pPr>
                    <w:jc w:val="center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8</w:t>
                  </w:r>
                </w:p>
              </w:tc>
              <w:tc>
                <w:tcPr>
                  <w:tcW w:w="304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进行清空记忆操作后，进入记忆查看界面。</w:t>
                  </w:r>
                </w:p>
              </w:tc>
              <w:tc>
                <w:tcPr>
                  <w:tcW w:w="4305" w:type="dxa"/>
                  <w:vAlign w:val="center"/>
                </w:tcPr>
                <w:p w:rsidR="00E715F6" w:rsidRDefault="00E715F6">
                  <w:pPr>
                    <w:jc w:val="left"/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记忆结果为空</w:t>
                  </w:r>
                </w:p>
              </w:tc>
              <w:tc>
                <w:tcPr>
                  <w:tcW w:w="840" w:type="dxa"/>
                </w:tcPr>
                <w:p w:rsidR="00E715F6" w:rsidRDefault="00E715F6">
                  <w:pPr>
                    <w:rPr>
                      <w:rFonts w:ascii="Arial" w:hAnsi="Arial" w:cs="Arial" w:hint="eastAsia"/>
                      <w:szCs w:val="21"/>
                    </w:rPr>
                  </w:pPr>
                  <w:r>
                    <w:rPr>
                      <w:rFonts w:ascii="Arial" w:hAnsi="Arial" w:cs="Arial" w:hint="eastAsia"/>
                      <w:szCs w:val="21"/>
                    </w:rPr>
                    <w:t>I</w:t>
                  </w:r>
                  <w:r>
                    <w:rPr>
                      <w:rFonts w:ascii="Arial" w:hAnsi="Arial" w:cs="Arial" w:hint="eastAsia"/>
                      <w:szCs w:val="21"/>
                    </w:rPr>
                    <w:t>，</w:t>
                  </w:r>
                  <w:r>
                    <w:rPr>
                      <w:rFonts w:ascii="Arial" w:hAnsi="Arial" w:cs="Arial" w:hint="eastAsia"/>
                      <w:szCs w:val="21"/>
                    </w:rPr>
                    <w:t>O</w:t>
                  </w:r>
                </w:p>
              </w:tc>
            </w:tr>
          </w:tbl>
          <w:p w:rsidR="00E715F6" w:rsidRDefault="00E715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</w:tcPr>
          <w:p w:rsidR="00E715F6" w:rsidRDefault="00E715F6">
            <w:pPr>
              <w:rPr>
                <w:rFonts w:ascii="Arial" w:hAnsi="Arial" w:cs="Arial"/>
              </w:rPr>
            </w:pPr>
          </w:p>
        </w:tc>
      </w:tr>
    </w:tbl>
    <w:p w:rsidR="00E715F6" w:rsidRDefault="00E715F6">
      <w:pPr>
        <w:rPr>
          <w:rFonts w:hint="eastAsia"/>
        </w:rPr>
      </w:pPr>
    </w:p>
    <w:p w:rsidR="00756366" w:rsidRDefault="00756366">
      <w:pPr>
        <w:tabs>
          <w:tab w:val="left" w:pos="10485"/>
        </w:tabs>
      </w:pPr>
    </w:p>
    <w:sectPr w:rsidR="00756366">
      <w:headerReference w:type="default" r:id="rId13"/>
      <w:footerReference w:type="default" r:id="rId14"/>
      <w:pgSz w:w="16838" w:h="11906" w:orient="landscape"/>
      <w:pgMar w:top="1134" w:right="851" w:bottom="1134" w:left="567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15F6" w:rsidRDefault="00E715F6">
      <w:r>
        <w:separator/>
      </w:r>
    </w:p>
  </w:endnote>
  <w:endnote w:type="continuationSeparator" w:id="0">
    <w:p w:rsidR="00E715F6" w:rsidRDefault="00E7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5F6" w:rsidRDefault="00E715F6">
    <w:pPr>
      <w:pStyle w:val="a5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fldChar w:fldCharType="end"/>
    </w:r>
  </w:p>
  <w:p w:rsidR="00E715F6" w:rsidRDefault="00E715F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5F6" w:rsidRDefault="00E715F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5F6" w:rsidRDefault="00E715F6">
    <w:pPr>
      <w:pStyle w:val="a5"/>
      <w:jc w:val="center"/>
    </w:pP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1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15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                                 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5F6" w:rsidRDefault="00E715F6">
    <w:pPr>
      <w:pStyle w:val="a5"/>
      <w:jc w:val="center"/>
    </w:pP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5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15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                                                       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5F6" w:rsidRDefault="00E715F6">
    <w:pPr>
      <w:pStyle w:val="a5"/>
      <w:jc w:val="center"/>
    </w:pP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15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15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15F6" w:rsidRDefault="00E715F6">
      <w:r>
        <w:separator/>
      </w:r>
    </w:p>
  </w:footnote>
  <w:footnote w:type="continuationSeparator" w:id="0">
    <w:p w:rsidR="00E715F6" w:rsidRDefault="00E71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5F6" w:rsidRDefault="00E715F6">
    <w:pPr>
      <w:ind w:firstLineChars="650" w:firstLine="1365"/>
      <w:jc w:val="center"/>
      <w:rPr>
        <w:rFonts w:hint="eastAsia"/>
        <w:sz w:val="18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7pt;width:81pt;height:30.75pt;z-index:251658752">
          <v:imagedata r:id="rId1" o:title="andon标-模板标准格式110908"/>
          <w10:wrap type="square"/>
        </v:shape>
      </w:pict>
    </w:r>
    <w:r>
      <w:rPr>
        <w:rFonts w:hint="eastAsia"/>
        <w:sz w:val="18"/>
      </w:rPr>
      <w:t>文件编号：</w:t>
    </w:r>
    <w:r>
      <w:rPr>
        <w:rFonts w:hint="eastAsia"/>
        <w:sz w:val="18"/>
      </w:rPr>
      <w:t xml:space="preserve"> PT9L-RJCJ01 V1.0</w:t>
    </w:r>
    <w:r>
      <w:rPr>
        <w:rFonts w:hint="eastAsia"/>
      </w:rPr>
      <w:t xml:space="preserve">                                       </w:t>
    </w:r>
    <w:r>
      <w:rPr>
        <w:rFonts w:hint="eastAsia"/>
        <w:sz w:val="18"/>
      </w:rPr>
      <w:t>软件测试计划</w:t>
    </w:r>
  </w:p>
  <w:p w:rsidR="00E715F6" w:rsidRDefault="00E715F6">
    <w:pPr>
      <w:ind w:firstLineChars="650" w:firstLine="136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5F6" w:rsidRDefault="00E715F6">
    <w:pPr>
      <w:ind w:firstLineChars="650" w:firstLine="1170"/>
      <w:rPr>
        <w:rFonts w:hint="eastAsia"/>
      </w:rPr>
    </w:pPr>
    <w:r>
      <w:rPr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1026" type="#_x0000_t75" style="position:absolute;left:0;text-align:left;margin-left:0;margin-top:-9.2pt;width:60pt;height:24.75pt;z-index:-251659776" wrapcoords="-270 0 -270 20945 21600 20945 21600 0 -270 0">
          <v:imagedata r:id="rId1" o:title="andon新标志80"/>
          <w10:wrap type="square"/>
        </v:shape>
      </w:pict>
    </w:r>
    <w:r>
      <w:rPr>
        <w:rFonts w:hint="eastAsia"/>
        <w:sz w:val="18"/>
      </w:rPr>
      <w:t>文件编号：</w:t>
    </w:r>
    <w:r>
      <w:rPr>
        <w:rFonts w:hint="eastAsia"/>
        <w:sz w:val="18"/>
      </w:rPr>
      <w:t xml:space="preserve"> PT9L-RJCJ01 V1.0</w:t>
    </w:r>
    <w:r>
      <w:rPr>
        <w:rFonts w:hint="eastAsia"/>
      </w:rPr>
      <w:t xml:space="preserve">                                                                                          </w:t>
    </w:r>
    <w:r>
      <w:rPr>
        <w:rFonts w:hint="eastAsia"/>
        <w:sz w:val="18"/>
      </w:rPr>
      <w:t>软件测试计划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5F6" w:rsidRDefault="00E715F6">
    <w:pPr>
      <w:ind w:firstLineChars="700" w:firstLine="1260"/>
      <w:rPr>
        <w:rFonts w:hint="eastAsia"/>
        <w:sz w:val="18"/>
      </w:rPr>
    </w:pPr>
    <w:r>
      <w:rPr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1027" type="#_x0000_t75" style="position:absolute;left:0;text-align:left;margin-left:0;margin-top:-9.2pt;width:60pt;height:24.75pt;z-index:-251658752" wrapcoords="-270 0 -270 20945 21600 20945 21600 0 -270 0">
          <v:imagedata r:id="rId1" o:title="andon新标志80"/>
          <w10:wrap type="square"/>
        </v:shape>
      </w:pict>
    </w:r>
    <w:r>
      <w:rPr>
        <w:rFonts w:hint="eastAsia"/>
        <w:sz w:val="18"/>
      </w:rPr>
      <w:t>文件编号：</w:t>
    </w:r>
    <w:r>
      <w:rPr>
        <w:rFonts w:hint="eastAsia"/>
        <w:sz w:val="18"/>
      </w:rPr>
      <w:t xml:space="preserve"> PT9L-RJCJ01 V1.0</w:t>
    </w:r>
    <w:r>
      <w:rPr>
        <w:rFonts w:hint="eastAsia"/>
      </w:rPr>
      <w:t xml:space="preserve">                                           </w:t>
    </w:r>
    <w:r>
      <w:rPr>
        <w:rFonts w:hint="eastAsia"/>
        <w:sz w:val="18"/>
      </w:rPr>
      <w:t>软件测试计划</w:t>
    </w:r>
  </w:p>
  <w:p w:rsidR="00E715F6" w:rsidRDefault="00E715F6">
    <w:pPr>
      <w:ind w:firstLineChars="650" w:firstLine="136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" w15:restartNumberingAfterBreak="0">
    <w:nsid w:val="00000008"/>
    <w:multiLevelType w:val="multilevel"/>
    <w:tmpl w:val="00000008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" w15:restartNumberingAfterBreak="0">
    <w:nsid w:val="08125142"/>
    <w:multiLevelType w:val="multilevel"/>
    <w:tmpl w:val="0812514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687E15"/>
    <w:multiLevelType w:val="multilevel"/>
    <w:tmpl w:val="0D687E15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B8C774B"/>
    <w:multiLevelType w:val="multilevel"/>
    <w:tmpl w:val="4B8C774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EE6261E"/>
    <w:multiLevelType w:val="multilevel"/>
    <w:tmpl w:val="4EE6261E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5003743"/>
    <w:multiLevelType w:val="multilevel"/>
    <w:tmpl w:val="5500374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EA3791"/>
    <w:multiLevelType w:val="multilevel"/>
    <w:tmpl w:val="5CEA379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0C0BE2"/>
    <w:multiLevelType w:val="multilevel"/>
    <w:tmpl w:val="790C0BE2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F884D9D"/>
    <w:multiLevelType w:val="multilevel"/>
    <w:tmpl w:val="7F884D9D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06603015">
    <w:abstractNumId w:val="0"/>
  </w:num>
  <w:num w:numId="2" w16cid:durableId="1208222520">
    <w:abstractNumId w:val="2"/>
  </w:num>
  <w:num w:numId="3" w16cid:durableId="456992846">
    <w:abstractNumId w:val="5"/>
  </w:num>
  <w:num w:numId="4" w16cid:durableId="2013296483">
    <w:abstractNumId w:val="4"/>
  </w:num>
  <w:num w:numId="5" w16cid:durableId="1967076233">
    <w:abstractNumId w:val="8"/>
  </w:num>
  <w:num w:numId="6" w16cid:durableId="1597665706">
    <w:abstractNumId w:val="9"/>
  </w:num>
  <w:num w:numId="7" w16cid:durableId="1211190301">
    <w:abstractNumId w:val="3"/>
  </w:num>
  <w:num w:numId="8" w16cid:durableId="1076706281">
    <w:abstractNumId w:val="10"/>
  </w:num>
  <w:num w:numId="9" w16cid:durableId="472792009">
    <w:abstractNumId w:val="7"/>
  </w:num>
  <w:num w:numId="10" w16cid:durableId="1272207673">
    <w:abstractNumId w:val="6"/>
  </w:num>
  <w:num w:numId="11" w16cid:durableId="693925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948BD"/>
    <w:rsid w:val="000A6B82"/>
    <w:rsid w:val="004D720D"/>
    <w:rsid w:val="00733033"/>
    <w:rsid w:val="00756366"/>
    <w:rsid w:val="00960AD5"/>
    <w:rsid w:val="009719B8"/>
    <w:rsid w:val="00E715F6"/>
    <w:rsid w:val="00FA062A"/>
    <w:rsid w:val="013B1094"/>
    <w:rsid w:val="023A4B6F"/>
    <w:rsid w:val="03C255BA"/>
    <w:rsid w:val="03D9195C"/>
    <w:rsid w:val="041E2451"/>
    <w:rsid w:val="048F1A9B"/>
    <w:rsid w:val="05143E2A"/>
    <w:rsid w:val="052F52B1"/>
    <w:rsid w:val="062A142B"/>
    <w:rsid w:val="06891246"/>
    <w:rsid w:val="06A9757C"/>
    <w:rsid w:val="06C0625F"/>
    <w:rsid w:val="084B472A"/>
    <w:rsid w:val="09A24CDB"/>
    <w:rsid w:val="09D41DD9"/>
    <w:rsid w:val="0B5A614F"/>
    <w:rsid w:val="0B5F1B77"/>
    <w:rsid w:val="0B6E5916"/>
    <w:rsid w:val="0D676AC1"/>
    <w:rsid w:val="0EB86F32"/>
    <w:rsid w:val="0ECE5049"/>
    <w:rsid w:val="0F474DFC"/>
    <w:rsid w:val="0F787370"/>
    <w:rsid w:val="11853BCD"/>
    <w:rsid w:val="11AF4A11"/>
    <w:rsid w:val="12321767"/>
    <w:rsid w:val="12B660D9"/>
    <w:rsid w:val="12FF0EBB"/>
    <w:rsid w:val="130A724C"/>
    <w:rsid w:val="134C3538"/>
    <w:rsid w:val="13B341E1"/>
    <w:rsid w:val="14F63574"/>
    <w:rsid w:val="154C4F1A"/>
    <w:rsid w:val="16C17241"/>
    <w:rsid w:val="175C51BC"/>
    <w:rsid w:val="17707100"/>
    <w:rsid w:val="18B232E6"/>
    <w:rsid w:val="18F040F9"/>
    <w:rsid w:val="191C0440"/>
    <w:rsid w:val="198A0A74"/>
    <w:rsid w:val="19A93527"/>
    <w:rsid w:val="19AB482C"/>
    <w:rsid w:val="1A4F7538"/>
    <w:rsid w:val="1AA13ABF"/>
    <w:rsid w:val="1B083691"/>
    <w:rsid w:val="1B0F0870"/>
    <w:rsid w:val="1B8910BB"/>
    <w:rsid w:val="1BA558EC"/>
    <w:rsid w:val="1BDE7C44"/>
    <w:rsid w:val="1CCB1E4B"/>
    <w:rsid w:val="1D345C3B"/>
    <w:rsid w:val="1D540AAA"/>
    <w:rsid w:val="1D783268"/>
    <w:rsid w:val="1E053DEB"/>
    <w:rsid w:val="1E58492F"/>
    <w:rsid w:val="1E64416A"/>
    <w:rsid w:val="1E6B3AF5"/>
    <w:rsid w:val="1E7B061E"/>
    <w:rsid w:val="1EBC28A0"/>
    <w:rsid w:val="202973A0"/>
    <w:rsid w:val="205C7FDB"/>
    <w:rsid w:val="21352D06"/>
    <w:rsid w:val="215A0070"/>
    <w:rsid w:val="217E03C4"/>
    <w:rsid w:val="22233C11"/>
    <w:rsid w:val="225A62E9"/>
    <w:rsid w:val="22E449E3"/>
    <w:rsid w:val="235D6544"/>
    <w:rsid w:val="24060D56"/>
    <w:rsid w:val="25C75E1D"/>
    <w:rsid w:val="25E95241"/>
    <w:rsid w:val="262D6C2F"/>
    <w:rsid w:val="26D5244B"/>
    <w:rsid w:val="26DD6DD3"/>
    <w:rsid w:val="27427DC9"/>
    <w:rsid w:val="27B16E5E"/>
    <w:rsid w:val="29583C63"/>
    <w:rsid w:val="29A517ED"/>
    <w:rsid w:val="29CC4423"/>
    <w:rsid w:val="29EE6148"/>
    <w:rsid w:val="2A06727F"/>
    <w:rsid w:val="2A0E0598"/>
    <w:rsid w:val="2A5D7C8E"/>
    <w:rsid w:val="2B0E422E"/>
    <w:rsid w:val="2B856638"/>
    <w:rsid w:val="2C0E2ED8"/>
    <w:rsid w:val="2CC12102"/>
    <w:rsid w:val="2CC47634"/>
    <w:rsid w:val="2E142328"/>
    <w:rsid w:val="2E2760CC"/>
    <w:rsid w:val="2EA46394"/>
    <w:rsid w:val="2EC6434A"/>
    <w:rsid w:val="2F8B2E0E"/>
    <w:rsid w:val="304F63CF"/>
    <w:rsid w:val="30576DE8"/>
    <w:rsid w:val="32142838"/>
    <w:rsid w:val="32242AD2"/>
    <w:rsid w:val="324B48DC"/>
    <w:rsid w:val="32676A3F"/>
    <w:rsid w:val="32F860CE"/>
    <w:rsid w:val="3411487C"/>
    <w:rsid w:val="345352E6"/>
    <w:rsid w:val="347673CF"/>
    <w:rsid w:val="35091591"/>
    <w:rsid w:val="352246B9"/>
    <w:rsid w:val="35B16527"/>
    <w:rsid w:val="35B361A6"/>
    <w:rsid w:val="35BB5015"/>
    <w:rsid w:val="37C4140A"/>
    <w:rsid w:val="389152DA"/>
    <w:rsid w:val="39C037CE"/>
    <w:rsid w:val="3A0B1734"/>
    <w:rsid w:val="3A4A6320"/>
    <w:rsid w:val="3A584C46"/>
    <w:rsid w:val="3AD60C5E"/>
    <w:rsid w:val="3B8C53DF"/>
    <w:rsid w:val="3B930CB0"/>
    <w:rsid w:val="3B9B5A04"/>
    <w:rsid w:val="3CE81A7C"/>
    <w:rsid w:val="3CEE3985"/>
    <w:rsid w:val="3DD65E81"/>
    <w:rsid w:val="3DFE37C3"/>
    <w:rsid w:val="3E467EA9"/>
    <w:rsid w:val="3EC11302"/>
    <w:rsid w:val="3F7B0026"/>
    <w:rsid w:val="400E0FA4"/>
    <w:rsid w:val="41597CC1"/>
    <w:rsid w:val="4281682A"/>
    <w:rsid w:val="43461A6B"/>
    <w:rsid w:val="43672D9B"/>
    <w:rsid w:val="43FD54AD"/>
    <w:rsid w:val="440E14B4"/>
    <w:rsid w:val="44241459"/>
    <w:rsid w:val="447A65E5"/>
    <w:rsid w:val="44D77243"/>
    <w:rsid w:val="4558701D"/>
    <w:rsid w:val="457F1EF2"/>
    <w:rsid w:val="462C182F"/>
    <w:rsid w:val="465A0995"/>
    <w:rsid w:val="47675D33"/>
    <w:rsid w:val="480802E5"/>
    <w:rsid w:val="48205161"/>
    <w:rsid w:val="494871CB"/>
    <w:rsid w:val="4954425A"/>
    <w:rsid w:val="49834DA9"/>
    <w:rsid w:val="499872CD"/>
    <w:rsid w:val="49DE18DD"/>
    <w:rsid w:val="4A092A83"/>
    <w:rsid w:val="4A757BB4"/>
    <w:rsid w:val="4AE10568"/>
    <w:rsid w:val="4B427308"/>
    <w:rsid w:val="4C28087F"/>
    <w:rsid w:val="4C89181E"/>
    <w:rsid w:val="4E393586"/>
    <w:rsid w:val="4EDE4270"/>
    <w:rsid w:val="4EF8332D"/>
    <w:rsid w:val="501C4F0D"/>
    <w:rsid w:val="50496D46"/>
    <w:rsid w:val="517F4BC4"/>
    <w:rsid w:val="51F11680"/>
    <w:rsid w:val="52141834"/>
    <w:rsid w:val="52BB0D49"/>
    <w:rsid w:val="52F61E27"/>
    <w:rsid w:val="538F59F6"/>
    <w:rsid w:val="541A2DCD"/>
    <w:rsid w:val="551A1B2C"/>
    <w:rsid w:val="557E7653"/>
    <w:rsid w:val="55866C5D"/>
    <w:rsid w:val="55EC1E85"/>
    <w:rsid w:val="55F8151B"/>
    <w:rsid w:val="55FF0EA5"/>
    <w:rsid w:val="560E52F8"/>
    <w:rsid w:val="56490020"/>
    <w:rsid w:val="56BF2517"/>
    <w:rsid w:val="57F8000E"/>
    <w:rsid w:val="58882ACE"/>
    <w:rsid w:val="58D64DCB"/>
    <w:rsid w:val="5AF70A51"/>
    <w:rsid w:val="5B0950EB"/>
    <w:rsid w:val="5B75221C"/>
    <w:rsid w:val="5BA30291"/>
    <w:rsid w:val="5C2A51C2"/>
    <w:rsid w:val="5D3D5F84"/>
    <w:rsid w:val="5FD76F4D"/>
    <w:rsid w:val="60651FB9"/>
    <w:rsid w:val="606E3563"/>
    <w:rsid w:val="60F021CA"/>
    <w:rsid w:val="622E70A1"/>
    <w:rsid w:val="624A3B5C"/>
    <w:rsid w:val="625E5672"/>
    <w:rsid w:val="628208F4"/>
    <w:rsid w:val="63B636A5"/>
    <w:rsid w:val="641939D4"/>
    <w:rsid w:val="643B38FE"/>
    <w:rsid w:val="65017E44"/>
    <w:rsid w:val="662F5033"/>
    <w:rsid w:val="6715402C"/>
    <w:rsid w:val="673448E0"/>
    <w:rsid w:val="675A129D"/>
    <w:rsid w:val="68BC0EE4"/>
    <w:rsid w:val="68C1269E"/>
    <w:rsid w:val="69282792"/>
    <w:rsid w:val="694F3806"/>
    <w:rsid w:val="69725190"/>
    <w:rsid w:val="6A842A4E"/>
    <w:rsid w:val="6D0D4104"/>
    <w:rsid w:val="6D5C7C79"/>
    <w:rsid w:val="6EB56FB1"/>
    <w:rsid w:val="6EC05342"/>
    <w:rsid w:val="6EEA7458"/>
    <w:rsid w:val="6F3E5C10"/>
    <w:rsid w:val="6FED5DDD"/>
    <w:rsid w:val="70076BE8"/>
    <w:rsid w:val="7025268A"/>
    <w:rsid w:val="706224EF"/>
    <w:rsid w:val="7088492D"/>
    <w:rsid w:val="70932CBE"/>
    <w:rsid w:val="7148395C"/>
    <w:rsid w:val="71611819"/>
    <w:rsid w:val="723A7B77"/>
    <w:rsid w:val="7242215A"/>
    <w:rsid w:val="728564EA"/>
    <w:rsid w:val="73DF7EA7"/>
    <w:rsid w:val="741E6BF6"/>
    <w:rsid w:val="74655B82"/>
    <w:rsid w:val="74786307"/>
    <w:rsid w:val="756B669D"/>
    <w:rsid w:val="759E7FEF"/>
    <w:rsid w:val="7603432A"/>
    <w:rsid w:val="766643CE"/>
    <w:rsid w:val="76DF08BF"/>
    <w:rsid w:val="76EE0B02"/>
    <w:rsid w:val="771F0CBB"/>
    <w:rsid w:val="775F23E8"/>
    <w:rsid w:val="77C80792"/>
    <w:rsid w:val="77D36B23"/>
    <w:rsid w:val="77E83245"/>
    <w:rsid w:val="77EE068E"/>
    <w:rsid w:val="784129DA"/>
    <w:rsid w:val="785E1CB7"/>
    <w:rsid w:val="78C0202A"/>
    <w:rsid w:val="79757554"/>
    <w:rsid w:val="79D378EE"/>
    <w:rsid w:val="79FA3880"/>
    <w:rsid w:val="7A893B99"/>
    <w:rsid w:val="7AA634A2"/>
    <w:rsid w:val="7B5A2BED"/>
    <w:rsid w:val="7B671F02"/>
    <w:rsid w:val="7BD460BE"/>
    <w:rsid w:val="7C715C38"/>
    <w:rsid w:val="7CA80310"/>
    <w:rsid w:val="7CF65E91"/>
    <w:rsid w:val="7D092933"/>
    <w:rsid w:val="7D40500C"/>
    <w:rsid w:val="7D6869EF"/>
    <w:rsid w:val="7DA13DAB"/>
    <w:rsid w:val="7DAE4B47"/>
    <w:rsid w:val="7E945A76"/>
    <w:rsid w:val="7FDC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871BCCCB-002A-46F4-82DA-4BB32996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widowControl/>
      <w:jc w:val="left"/>
      <w:outlineLvl w:val="0"/>
    </w:pPr>
    <w:rPr>
      <w:rFonts w:ascii="Arial" w:eastAsia="Arial" w:hAnsi="Arial"/>
      <w:b/>
      <w:kern w:val="44"/>
      <w:sz w:val="24"/>
      <w:lang w:eastAsia="en-US"/>
    </w:rPr>
  </w:style>
  <w:style w:type="paragraph" w:styleId="2">
    <w:name w:val="heading 2"/>
    <w:basedOn w:val="a"/>
    <w:next w:val="a"/>
    <w:qFormat/>
    <w:pPr>
      <w:keepNext/>
      <w:keepLines/>
      <w:widowControl/>
      <w:numPr>
        <w:numId w:val="1"/>
      </w:numPr>
      <w:tabs>
        <w:tab w:val="left" w:pos="420"/>
      </w:tabs>
      <w:jc w:val="left"/>
      <w:outlineLvl w:val="1"/>
    </w:pPr>
    <w:rPr>
      <w:rFonts w:ascii="Arial" w:eastAsia="Arial" w:hAnsi="Arial"/>
      <w:b/>
      <w:kern w:val="0"/>
      <w:sz w:val="24"/>
      <w:lang w:eastAsia="en-US"/>
    </w:rPr>
  </w:style>
  <w:style w:type="paragraph" w:styleId="3">
    <w:name w:val="heading 3"/>
    <w:basedOn w:val="a"/>
    <w:next w:val="a"/>
    <w:qFormat/>
    <w:pPr>
      <w:keepNext/>
      <w:keepLines/>
      <w:widowControl/>
      <w:spacing w:before="260" w:after="260" w:line="413" w:lineRule="auto"/>
      <w:jc w:val="left"/>
      <w:outlineLvl w:val="2"/>
    </w:pPr>
    <w:rPr>
      <w:rFonts w:ascii="Arial" w:hAnsi="Arial"/>
      <w:b/>
      <w:kern w:val="0"/>
      <w:lang w:eastAsia="en-US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alloon Text"/>
    <w:basedOn w:val="a"/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7">
    <w:name w:val="Subtitle"/>
    <w:basedOn w:val="a"/>
    <w:qFormat/>
    <w:pPr>
      <w:numPr>
        <w:numId w:val="2"/>
      </w:numPr>
      <w:tabs>
        <w:tab w:val="left" w:pos="425"/>
      </w:tabs>
    </w:pPr>
    <w:rPr>
      <w:b/>
      <w:i/>
      <w:sz w:val="28"/>
    </w:rPr>
  </w:style>
  <w:style w:type="paragraph" w:styleId="a8">
    <w:name w:val="annotation subject"/>
    <w:basedOn w:val="a3"/>
    <w:next w:val="a3"/>
    <w:rPr>
      <w:b/>
    </w:rPr>
  </w:style>
  <w:style w:type="character" w:styleId="a9">
    <w:name w:val="Strong"/>
    <w:qFormat/>
    <w:rPr>
      <w:b/>
    </w:rPr>
  </w:style>
  <w:style w:type="character" w:styleId="aa">
    <w:name w:val="page number"/>
  </w:style>
  <w:style w:type="character" w:styleId="ab">
    <w:name w:val="annotation reference"/>
    <w:rPr>
      <w:sz w:val="21"/>
    </w:rPr>
  </w:style>
  <w:style w:type="paragraph" w:customStyle="1" w:styleId="p0">
    <w:name w:val="p0"/>
    <w:basedOn w:val="a"/>
    <w:pPr>
      <w:widowControl/>
    </w:pPr>
    <w:rPr>
      <w:kern w:val="0"/>
    </w:rPr>
  </w:style>
  <w:style w:type="paragraph" w:customStyle="1" w:styleId="ac">
    <w:name w:val="普通正文"/>
    <w:basedOn w:val="a"/>
    <w:rPr>
      <w:sz w:val="24"/>
    </w:rPr>
  </w:style>
  <w:style w:type="paragraph" w:styleId="ad">
    <w:name w:val="Revision"/>
    <w:rPr>
      <w:kern w:val="2"/>
      <w:sz w:val="21"/>
    </w:rPr>
  </w:style>
  <w:style w:type="paragraph" w:customStyle="1" w:styleId="ae">
    <w:name w:val="列出段落"/>
    <w:basedOn w:val="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5391</Words>
  <Characters>6815</Characters>
  <Application>Microsoft Office Word</Application>
  <DocSecurity>0</DocSecurity>
  <PresentationFormat/>
  <Lines>1269</Lines>
  <Paragraphs>691</Paragraphs>
  <Slides>0</Slides>
  <Notes>0</Notes>
  <HiddenSlides>0</HiddenSlides>
  <MMClips>0</MMClips>
  <ScaleCrop>false</ScaleCrop>
  <Manager/>
  <Company>MS User</Company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历史版本记录</dc:title>
  <dc:subject/>
  <dc:creator>MS User</dc:creator>
  <cp:keywords/>
  <dc:description/>
  <cp:lastModifiedBy>宇 杜</cp:lastModifiedBy>
  <cp:revision>2</cp:revision>
  <cp:lastPrinted>2025-09-15T05:28:00Z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3F4F0DC534C24731A89238A7FC1D4A1E_13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