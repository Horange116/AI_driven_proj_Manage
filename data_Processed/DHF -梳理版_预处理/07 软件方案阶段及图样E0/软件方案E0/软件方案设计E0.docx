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C1021F" w:rsidRDefault="00C1021F">
      <w:pPr>
        <w:numPr>
          <w:ins w:id="0" w:author="Lenovo User" w:date="2011-09-18T12:06:00Z"/>
        </w:numPr>
        <w:jc w:val="center"/>
        <w:rPr>
          <w:rFonts w:hint="eastAsia"/>
          <w:b/>
          <w:sz w:val="36"/>
        </w:rPr>
      </w:pPr>
    </w:p>
    <w:p w:rsidR="00C1021F" w:rsidRDefault="00C1021F">
      <w:pPr>
        <w:numPr>
          <w:ins w:id="1" w:author="Lenovo User" w:date="2011-09-18T12:06:00Z"/>
        </w:numPr>
        <w:jc w:val="center"/>
        <w:rPr>
          <w:rFonts w:hint="eastAsia"/>
          <w:b/>
          <w:sz w:val="36"/>
        </w:rPr>
      </w:pPr>
    </w:p>
    <w:p w:rsidR="00C1021F" w:rsidRDefault="00C1021F">
      <w:pPr>
        <w:jc w:val="center"/>
        <w:rPr>
          <w:rFonts w:hint="eastAsia"/>
          <w:b/>
          <w:sz w:val="36"/>
        </w:rPr>
      </w:pPr>
    </w:p>
    <w:p w:rsidR="00C1021F" w:rsidRDefault="00C1021F"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软件设计方案</w:t>
      </w:r>
    </w:p>
    <w:p w:rsidR="00C1021F" w:rsidRDefault="00C1021F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（</w:t>
      </w:r>
      <w:r>
        <w:rPr>
          <w:rFonts w:hint="eastAsia"/>
          <w:b/>
          <w:sz w:val="44"/>
        </w:rPr>
        <w:t>V1.0</w:t>
      </w:r>
      <w:r>
        <w:rPr>
          <w:rFonts w:hint="eastAsia"/>
          <w:b/>
          <w:sz w:val="44"/>
        </w:rPr>
        <w:t>）</w:t>
      </w:r>
    </w:p>
    <w:p w:rsidR="00C1021F" w:rsidRDefault="00C1021F">
      <w:pPr>
        <w:jc w:val="center"/>
        <w:rPr>
          <w:rFonts w:ascii="Arial" w:hAnsi="Arial"/>
          <w:sz w:val="32"/>
        </w:rPr>
      </w:pPr>
    </w:p>
    <w:p w:rsidR="00C1021F" w:rsidRDefault="00C1021F">
      <w:pPr>
        <w:rPr>
          <w:rFonts w:ascii="Arial" w:hAnsi="Arial"/>
          <w:sz w:val="32"/>
        </w:rPr>
      </w:pPr>
    </w:p>
    <w:p w:rsidR="00C1021F" w:rsidRDefault="00C1021F">
      <w:pPr>
        <w:rPr>
          <w:rFonts w:ascii="Arial" w:hAnsi="Arial" w:hint="eastAsia"/>
          <w:sz w:val="32"/>
        </w:rPr>
      </w:pPr>
    </w:p>
    <w:p w:rsidR="00C1021F" w:rsidRDefault="00C1021F">
      <w:pPr>
        <w:rPr>
          <w:rFonts w:ascii="Arial" w:hAnsi="Arial" w:hint="eastAsia"/>
          <w:sz w:val="32"/>
        </w:rPr>
      </w:pPr>
    </w:p>
    <w:p w:rsidR="00C1021F" w:rsidRDefault="00C1021F">
      <w:pPr>
        <w:numPr>
          <w:ins w:id="2" w:author="Lenovo User" w:date="2011-09-18T12:06:00Z"/>
        </w:numPr>
        <w:ind w:firstLineChars="1027" w:firstLine="2876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产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品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型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ascii="黑体" w:eastAsia="黑体" w:hint="eastAsia"/>
          <w:kern w:val="0"/>
          <w:sz w:val="28"/>
          <w:u w:val="single"/>
        </w:rPr>
        <w:t xml:space="preserve">      </w:t>
      </w:r>
      <w:r w:rsidR="009D67EA">
        <w:rPr>
          <w:rFonts w:ascii="黑体" w:eastAsia="黑体" w:hint="eastAsia"/>
          <w:kern w:val="0"/>
          <w:sz w:val="28"/>
          <w:u w:val="single"/>
        </w:rPr>
        <w:t>PT9L</w:t>
      </w:r>
      <w:r>
        <w:rPr>
          <w:rFonts w:ascii="黑体" w:eastAsia="黑体" w:hint="eastAsia"/>
          <w:kern w:val="0"/>
          <w:sz w:val="28"/>
          <w:u w:val="single"/>
        </w:rPr>
        <w:t xml:space="preserve">      </w:t>
      </w:r>
    </w:p>
    <w:p w:rsidR="00C1021F" w:rsidRDefault="00C1021F">
      <w:pPr>
        <w:numPr>
          <w:ins w:id="3" w:author="Lenovo User" w:date="2011-09-18T12:06:00Z"/>
        </w:numPr>
        <w:spacing w:line="360" w:lineRule="auto"/>
        <w:ind w:firstLineChars="1027" w:firstLine="2876"/>
        <w:textAlignment w:val="baseline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项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目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编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hint="eastAsia"/>
          <w:sz w:val="28"/>
          <w:u w:val="single"/>
        </w:rPr>
        <w:t xml:space="preserve">  </w:t>
      </w:r>
      <w:r>
        <w:rPr>
          <w:rFonts w:ascii="黑体" w:eastAsia="黑体" w:hint="eastAsia"/>
          <w:kern w:val="0"/>
          <w:sz w:val="28"/>
          <w:u w:val="single"/>
        </w:rPr>
        <w:t>300000</w:t>
      </w:r>
      <w:r w:rsidR="009D67EA">
        <w:rPr>
          <w:rFonts w:ascii="黑体" w:eastAsia="黑体" w:hint="eastAsia"/>
          <w:kern w:val="0"/>
          <w:sz w:val="28"/>
          <w:u w:val="single"/>
        </w:rPr>
        <w:t>78</w:t>
      </w:r>
      <w:r>
        <w:rPr>
          <w:rFonts w:ascii="黑体" w:eastAsia="黑体" w:hint="eastAsia"/>
          <w:kern w:val="0"/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</w:p>
    <w:p w:rsidR="00C1021F" w:rsidRDefault="00C1021F">
      <w:pPr>
        <w:numPr>
          <w:ins w:id="4" w:author="Lenovo User" w:date="2011-09-18T12:06:00Z"/>
        </w:numPr>
        <w:spacing w:line="360" w:lineRule="auto"/>
        <w:ind w:firstLineChars="1027" w:firstLine="2876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>产品</w:t>
      </w:r>
      <w:r>
        <w:rPr>
          <w:rFonts w:hint="eastAsia"/>
          <w:sz w:val="28"/>
        </w:rPr>
        <w:t>/</w:t>
      </w:r>
      <w:r>
        <w:rPr>
          <w:rFonts w:hint="eastAsia"/>
          <w:sz w:val="28"/>
        </w:rPr>
        <w:t>项目名称：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>红外体温计</w:t>
      </w:r>
      <w:r>
        <w:rPr>
          <w:rFonts w:hint="eastAsia"/>
          <w:sz w:val="28"/>
          <w:u w:val="single"/>
        </w:rPr>
        <w:t xml:space="preserve">     </w:t>
      </w:r>
    </w:p>
    <w:p w:rsidR="00C1021F" w:rsidRDefault="00C1021F">
      <w:pPr>
        <w:numPr>
          <w:ins w:id="5" w:author="Lenovo User" w:date="2011-09-18T12:06:00Z"/>
        </w:num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C1021F" w:rsidRDefault="00C1021F">
      <w:pPr>
        <w:numPr>
          <w:ins w:id="6" w:author="Lenovo User" w:date="2011-09-18T12:06:00Z"/>
        </w:num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C1021F" w:rsidRDefault="00C1021F">
      <w:pPr>
        <w:numPr>
          <w:ins w:id="7" w:author="Lenovo User" w:date="2011-09-18T12:06:00Z"/>
        </w:num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C1021F" w:rsidRDefault="00C1021F">
      <w:pPr>
        <w:numPr>
          <w:ins w:id="8" w:author="Lenovo User" w:date="2011-09-18T12:06:00Z"/>
        </w:numPr>
        <w:spacing w:line="360" w:lineRule="auto"/>
        <w:jc w:val="center"/>
        <w:textAlignment w:val="baseline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编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制</w:t>
      </w:r>
      <w:r>
        <w:rPr>
          <w:rFonts w:hint="eastAsia"/>
          <w:i/>
          <w:iCs/>
          <w:sz w:val="24"/>
        </w:rPr>
        <w:t>（软件工程师）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C1021F" w:rsidRDefault="00C1021F">
      <w:pPr>
        <w:numPr>
          <w:ins w:id="9" w:author="Lenovo User" w:date="2011-09-18T12:06:00Z"/>
        </w:num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>审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核</w:t>
      </w:r>
      <w:r>
        <w:rPr>
          <w:rFonts w:hint="eastAsia"/>
          <w:i/>
          <w:iCs/>
          <w:sz w:val="24"/>
        </w:rPr>
        <w:t>（软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件主</w:t>
      </w:r>
      <w:r>
        <w:rPr>
          <w:rFonts w:hint="eastAsia"/>
          <w:i/>
          <w:iCs/>
          <w:sz w:val="24"/>
        </w:rPr>
        <w:t xml:space="preserve"> </w:t>
      </w:r>
      <w:r>
        <w:rPr>
          <w:rFonts w:hint="eastAsia"/>
          <w:i/>
          <w:iCs/>
          <w:sz w:val="24"/>
        </w:rPr>
        <w:t>管）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C1021F" w:rsidRDefault="00C1021F">
      <w:pPr>
        <w:numPr>
          <w:ins w:id="10" w:author="Lenovo User" w:date="2011-09-18T12:06:00Z"/>
        </w:num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28"/>
        </w:rPr>
        <w:t>批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准</w:t>
      </w:r>
      <w:r>
        <w:rPr>
          <w:rFonts w:hint="eastAsia"/>
          <w:i/>
          <w:iCs/>
          <w:sz w:val="24"/>
        </w:rPr>
        <w:t>（</w:t>
      </w:r>
      <w:r w:rsidR="00BD38E9">
        <w:rPr>
          <w:rFonts w:hint="eastAsia"/>
          <w:i/>
          <w:iCs/>
          <w:sz w:val="24"/>
        </w:rPr>
        <w:t>技术负责人</w:t>
      </w:r>
      <w:r>
        <w:rPr>
          <w:rFonts w:hint="eastAsia"/>
          <w:i/>
          <w:iCs/>
          <w:sz w:val="24"/>
        </w:rPr>
        <w:t>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C1021F" w:rsidRDefault="00C1021F">
      <w:pPr>
        <w:spacing w:line="360" w:lineRule="auto"/>
        <w:ind w:leftChars="800" w:left="1680" w:firstLineChars="200" w:firstLine="480"/>
        <w:textAlignment w:val="baseline"/>
        <w:rPr>
          <w:rFonts w:ascii="宋体" w:hAnsi="宋体"/>
          <w:kern w:val="0"/>
          <w:sz w:val="24"/>
          <w:u w:val="single"/>
        </w:rPr>
        <w:sectPr w:rsidR="00000000">
          <w:headerReference w:type="default" r:id="rId7"/>
          <w:footerReference w:type="even" r:id="rId8"/>
          <w:footerReference w:type="default" r:id="rId9"/>
          <w:pgSz w:w="11906" w:h="16838"/>
          <w:pgMar w:top="851" w:right="1134" w:bottom="567" w:left="1134" w:header="567" w:footer="567" w:gutter="0"/>
          <w:cols w:space="720"/>
          <w:docGrid w:type="lines" w:linePitch="312"/>
        </w:sectPr>
      </w:pPr>
    </w:p>
    <w:p w:rsidR="00C1021F" w:rsidRDefault="00C1021F">
      <w:pPr>
        <w:numPr>
          <w:ins w:id="11" w:author="Lenovo User" w:date="2011-09-24T11:49:00Z"/>
        </w:num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lastRenderedPageBreak/>
        <w:t>历史版本记录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980"/>
        <w:gridCol w:w="4164"/>
        <w:gridCol w:w="720"/>
        <w:gridCol w:w="1077"/>
        <w:gridCol w:w="1077"/>
      </w:tblGrid>
      <w:tr w:rsidR="00000000">
        <w:trPr>
          <w:trHeight w:val="621"/>
        </w:trPr>
        <w:tc>
          <w:tcPr>
            <w:tcW w:w="648" w:type="dxa"/>
          </w:tcPr>
          <w:p w:rsidR="00C1021F" w:rsidRDefault="00C1021F">
            <w:pPr>
              <w:numPr>
                <w:ins w:id="12" w:author="Lenovo User" w:date="2011-09-24T11:49:00Z"/>
              </w:numPr>
              <w:jc w:val="center"/>
              <w:rPr>
                <w:rFonts w:ascii="Arial" w:hAnsi="Arial" w:cs="Arial" w:hint="eastAsia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980" w:type="dxa"/>
          </w:tcPr>
          <w:p w:rsidR="00C1021F" w:rsidRDefault="00C1021F">
            <w:pPr>
              <w:numPr>
                <w:ins w:id="13" w:author="Lenovo User" w:date="2011-09-24T11:49:00Z"/>
              </w:num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修改日期</w:t>
            </w:r>
          </w:p>
        </w:tc>
        <w:tc>
          <w:tcPr>
            <w:tcW w:w="4164" w:type="dxa"/>
          </w:tcPr>
          <w:p w:rsidR="00C1021F" w:rsidRDefault="00C1021F">
            <w:pPr>
              <w:numPr>
                <w:ins w:id="14" w:author="Lenovo User" w:date="2011-09-24T11:49:00Z"/>
              </w:num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修改描述</w:t>
            </w:r>
          </w:p>
        </w:tc>
        <w:tc>
          <w:tcPr>
            <w:tcW w:w="720" w:type="dxa"/>
          </w:tcPr>
          <w:p w:rsidR="00C1021F" w:rsidRDefault="00C1021F">
            <w:pPr>
              <w:numPr>
                <w:ins w:id="15" w:author="Lenovo User" w:date="2011-09-24T11:49:00Z"/>
              </w:num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版本</w:t>
            </w:r>
          </w:p>
        </w:tc>
        <w:tc>
          <w:tcPr>
            <w:tcW w:w="1077" w:type="dxa"/>
          </w:tcPr>
          <w:p w:rsidR="00C1021F" w:rsidRDefault="00C1021F">
            <w:pPr>
              <w:numPr>
                <w:ins w:id="16" w:author="Lenovo User" w:date="2011-09-24T11:49:00Z"/>
              </w:num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编制</w:t>
            </w:r>
          </w:p>
        </w:tc>
        <w:tc>
          <w:tcPr>
            <w:tcW w:w="1077" w:type="dxa"/>
          </w:tcPr>
          <w:p w:rsidR="00C1021F" w:rsidRDefault="00C1021F">
            <w:pPr>
              <w:numPr>
                <w:ins w:id="17" w:author="Lenovo User" w:date="2011-09-24T11:49:00Z"/>
              </w:num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批准</w:t>
            </w: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18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01</w:t>
            </w:r>
          </w:p>
        </w:tc>
        <w:tc>
          <w:tcPr>
            <w:tcW w:w="1980" w:type="dxa"/>
            <w:vAlign w:val="center"/>
          </w:tcPr>
          <w:p w:rsidR="00C1021F" w:rsidRDefault="00C1021F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  <w:r w:rsidRPr="000F4203">
              <w:rPr>
                <w:rFonts w:ascii="Arial" w:hAnsi="Arial" w:cs="Arial" w:hint="eastAsia"/>
                <w:szCs w:val="21"/>
              </w:rPr>
              <w:t>2024.2.2</w:t>
            </w:r>
          </w:p>
        </w:tc>
        <w:tc>
          <w:tcPr>
            <w:tcW w:w="4164" w:type="dxa"/>
            <w:vAlign w:val="center"/>
          </w:tcPr>
          <w:p w:rsidR="00C1021F" w:rsidRDefault="00C1021F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起草</w:t>
            </w:r>
          </w:p>
        </w:tc>
        <w:tc>
          <w:tcPr>
            <w:tcW w:w="720" w:type="dxa"/>
            <w:vAlign w:val="center"/>
          </w:tcPr>
          <w:p w:rsidR="00C1021F" w:rsidRDefault="00C1021F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V1.0</w:t>
            </w:r>
          </w:p>
        </w:tc>
        <w:tc>
          <w:tcPr>
            <w:tcW w:w="1077" w:type="dxa"/>
            <w:vAlign w:val="center"/>
          </w:tcPr>
          <w:p w:rsidR="00C1021F" w:rsidRDefault="000F4203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王迪</w:t>
            </w:r>
          </w:p>
        </w:tc>
        <w:tc>
          <w:tcPr>
            <w:tcW w:w="1077" w:type="dxa"/>
            <w:vAlign w:val="center"/>
          </w:tcPr>
          <w:p w:rsidR="00C1021F" w:rsidRDefault="00C1021F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侯广伟</w:t>
            </w: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19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20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21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22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23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24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25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26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27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28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29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30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31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32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33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34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35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36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37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38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39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40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41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42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43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44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45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46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47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48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49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50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51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52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53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54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55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56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57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58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59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60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61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62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63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64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65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66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67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68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69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70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71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72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73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74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75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76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77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78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79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80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81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82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83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84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85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86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87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88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89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90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91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92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93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94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95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96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97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98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99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100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01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02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103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104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105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106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07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08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109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110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111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112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13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14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115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116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117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118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19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20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121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122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123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124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25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26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648" w:type="dxa"/>
            <w:vAlign w:val="center"/>
          </w:tcPr>
          <w:p w:rsidR="00C1021F" w:rsidRDefault="00C1021F">
            <w:pPr>
              <w:numPr>
                <w:ins w:id="127" w:author="Lenovo User" w:date="2011-09-24T11:49:00Z"/>
              </w:numPr>
              <w:spacing w:line="240" w:lineRule="exact"/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:rsidR="00C1021F" w:rsidRDefault="00C1021F">
            <w:pPr>
              <w:numPr>
                <w:ins w:id="128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:rsidR="00C1021F" w:rsidRDefault="00C1021F">
            <w:pPr>
              <w:numPr>
                <w:ins w:id="129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:rsidR="00C1021F" w:rsidRDefault="00C1021F">
            <w:pPr>
              <w:numPr>
                <w:ins w:id="130" w:author="Lenovo User" w:date="2011-09-24T11:49:00Z"/>
              </w:numPr>
              <w:spacing w:line="240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31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  <w:tc>
          <w:tcPr>
            <w:tcW w:w="1077" w:type="dxa"/>
            <w:vAlign w:val="center"/>
          </w:tcPr>
          <w:p w:rsidR="00C1021F" w:rsidRDefault="00C1021F">
            <w:pPr>
              <w:numPr>
                <w:ins w:id="132" w:author="Lenovo User" w:date="2011-09-24T11:49:00Z"/>
              </w:numPr>
              <w:spacing w:line="240" w:lineRule="exact"/>
              <w:jc w:val="center"/>
              <w:rPr>
                <w:rFonts w:ascii="Arial" w:cs="Arial"/>
                <w:sz w:val="18"/>
                <w:szCs w:val="18"/>
              </w:rPr>
            </w:pPr>
          </w:p>
        </w:tc>
      </w:tr>
    </w:tbl>
    <w:p w:rsidR="00C1021F" w:rsidRDefault="00C1021F">
      <w:pPr>
        <w:spacing w:line="360" w:lineRule="auto"/>
        <w:textAlignment w:val="baseline"/>
        <w:rPr>
          <w:rFonts w:hint="eastAsia"/>
        </w:rPr>
        <w:sectPr w:rsidR="00000000">
          <w:footerReference w:type="default" r:id="rId10"/>
          <w:pgSz w:w="11906" w:h="16838"/>
          <w:pgMar w:top="851" w:right="1134" w:bottom="567" w:left="1134" w:header="567" w:footer="567" w:gutter="0"/>
          <w:pgNumType w:start="1"/>
          <w:cols w:space="720"/>
          <w:docGrid w:type="lines" w:linePitch="312"/>
        </w:sectPr>
      </w:pPr>
    </w:p>
    <w:p w:rsidR="00C1021F" w:rsidRDefault="00C1021F">
      <w:pPr>
        <w:pStyle w:val="1"/>
      </w:pPr>
      <w:bookmarkStart w:id="133" w:name="_Toc283668855"/>
      <w:r>
        <w:rPr>
          <w:rFonts w:hint="eastAsia"/>
        </w:rPr>
        <w:lastRenderedPageBreak/>
        <w:t>1</w:t>
      </w:r>
      <w:r>
        <w:rPr>
          <w:rFonts w:hint="eastAsia"/>
        </w:rPr>
        <w:t>引言</w:t>
      </w:r>
      <w:bookmarkEnd w:id="133"/>
    </w:p>
    <w:p w:rsidR="00C1021F" w:rsidRDefault="00C1021F">
      <w:pPr>
        <w:pStyle w:val="2"/>
      </w:pPr>
      <w:bookmarkStart w:id="134" w:name="_Toc283668856"/>
      <w:r>
        <w:rPr>
          <w:rFonts w:hint="eastAsia"/>
        </w:rPr>
        <w:t>1.1</w:t>
      </w:r>
      <w:r>
        <w:rPr>
          <w:rFonts w:hint="eastAsia"/>
        </w:rPr>
        <w:t>编写目的</w:t>
      </w:r>
      <w:bookmarkEnd w:id="134"/>
    </w:p>
    <w:p w:rsidR="00C1021F" w:rsidRDefault="00C1021F">
      <w:pPr>
        <w:spacing w:line="360" w:lineRule="auto"/>
        <w:ind w:firstLineChars="200" w:firstLine="480"/>
        <w:rPr>
          <w:rFonts w:hint="eastAsia"/>
        </w:rPr>
      </w:pPr>
      <w:r>
        <w:rPr>
          <w:rStyle w:val="ab"/>
          <w:rFonts w:ascii="Arial" w:hAnsi="Arial" w:hint="eastAsia"/>
          <w:b w:val="0"/>
          <w:sz w:val="24"/>
        </w:rPr>
        <w:t>编写本文档的目的在于描述</w:t>
      </w:r>
      <w:r w:rsidR="009D67EA">
        <w:rPr>
          <w:rStyle w:val="ab"/>
          <w:rFonts w:ascii="Arial" w:hAnsi="Arial" w:hint="eastAsia"/>
          <w:b w:val="0"/>
          <w:sz w:val="24"/>
        </w:rPr>
        <w:t>PT9L</w:t>
      </w:r>
      <w:r>
        <w:rPr>
          <w:rStyle w:val="ab"/>
          <w:rFonts w:ascii="Arial" w:hAnsi="Arial" w:hint="eastAsia"/>
          <w:b w:val="0"/>
          <w:sz w:val="24"/>
        </w:rPr>
        <w:t>型红外体温计的设计方案。</w:t>
      </w:r>
    </w:p>
    <w:p w:rsidR="00C1021F" w:rsidRDefault="00C1021F">
      <w:pPr>
        <w:spacing w:line="360" w:lineRule="auto"/>
        <w:ind w:firstLineChars="200" w:firstLine="480"/>
        <w:rPr>
          <w:rStyle w:val="ab"/>
          <w:rFonts w:ascii="Arial" w:hAnsi="Arial" w:hint="eastAsia"/>
          <w:b w:val="0"/>
          <w:sz w:val="24"/>
        </w:rPr>
      </w:pPr>
      <w:r>
        <w:rPr>
          <w:rStyle w:val="ab"/>
          <w:rFonts w:ascii="Arial" w:hAnsi="Arial" w:hint="eastAsia"/>
          <w:b w:val="0"/>
          <w:sz w:val="24"/>
        </w:rPr>
        <w:t>本文档的读者至少应该熟悉单片机系统及其软件开发方法。</w:t>
      </w:r>
    </w:p>
    <w:p w:rsidR="00C1021F" w:rsidRDefault="00C1021F">
      <w:pPr>
        <w:pStyle w:val="2"/>
      </w:pPr>
      <w:bookmarkStart w:id="135" w:name="_Toc283668857"/>
      <w:r>
        <w:rPr>
          <w:rFonts w:hint="eastAsia"/>
        </w:rPr>
        <w:t>1.2</w:t>
      </w:r>
      <w:r>
        <w:rPr>
          <w:rFonts w:hint="eastAsia"/>
        </w:rPr>
        <w:t>参考资料</w:t>
      </w:r>
      <w:bookmarkEnd w:id="135"/>
    </w:p>
    <w:p w:rsidR="00C1021F" w:rsidRDefault="00C1021F">
      <w:pPr>
        <w:ind w:left="448"/>
        <w:rPr>
          <w:rStyle w:val="ab"/>
          <w:rFonts w:ascii="Arial" w:hAnsi="Arial" w:hint="eastAsia"/>
          <w:b w:val="0"/>
          <w:sz w:val="24"/>
        </w:rPr>
      </w:pPr>
      <w:r>
        <w:rPr>
          <w:rStyle w:val="ab"/>
          <w:rFonts w:ascii="Arial" w:hAnsi="Arial" w:hint="eastAsia"/>
          <w:b w:val="0"/>
          <w:sz w:val="24"/>
        </w:rPr>
        <w:t>《</w:t>
      </w:r>
      <w:r w:rsidR="009D67EA">
        <w:rPr>
          <w:rStyle w:val="ab"/>
          <w:rFonts w:ascii="Arial" w:hAnsi="Arial" w:hint="eastAsia"/>
          <w:b w:val="0"/>
          <w:sz w:val="24"/>
        </w:rPr>
        <w:t>PT9L</w:t>
      </w:r>
      <w:r>
        <w:rPr>
          <w:rStyle w:val="ab"/>
          <w:rFonts w:ascii="Arial" w:hAnsi="Arial" w:hint="eastAsia"/>
          <w:b w:val="0"/>
          <w:sz w:val="24"/>
        </w:rPr>
        <w:t>设计输入》</w:t>
      </w:r>
      <w:r>
        <w:rPr>
          <w:rStyle w:val="ab"/>
          <w:rFonts w:ascii="Arial" w:hAnsi="Arial" w:hint="eastAsia"/>
          <w:b w:val="0"/>
          <w:sz w:val="24"/>
        </w:rPr>
        <w:t>(</w:t>
      </w:r>
      <w:r w:rsidR="009D67EA">
        <w:rPr>
          <w:rStyle w:val="ab"/>
          <w:rFonts w:ascii="Arial" w:hAnsi="Arial" w:hint="eastAsia"/>
          <w:b w:val="0"/>
          <w:sz w:val="24"/>
        </w:rPr>
        <w:t>PT9L</w:t>
      </w:r>
      <w:r>
        <w:rPr>
          <w:rStyle w:val="ab"/>
          <w:rFonts w:ascii="Arial" w:hAnsi="Arial"/>
          <w:b w:val="0"/>
          <w:sz w:val="24"/>
        </w:rPr>
        <w:t>-SJSR01 V1.0</w:t>
      </w:r>
      <w:r>
        <w:rPr>
          <w:rStyle w:val="ab"/>
          <w:rFonts w:ascii="Arial" w:hAnsi="Arial" w:hint="eastAsia"/>
          <w:b w:val="0"/>
          <w:sz w:val="24"/>
        </w:rPr>
        <w:t>)</w:t>
      </w:r>
    </w:p>
    <w:p w:rsidR="00C1021F" w:rsidRDefault="00C1021F">
      <w:pPr>
        <w:ind w:left="448"/>
        <w:rPr>
          <w:rStyle w:val="ab"/>
          <w:rFonts w:ascii="Arial" w:hAnsi="Arial" w:hint="eastAsia"/>
          <w:b w:val="0"/>
          <w:sz w:val="24"/>
        </w:rPr>
      </w:pPr>
      <w:r>
        <w:rPr>
          <w:rStyle w:val="ab"/>
          <w:rFonts w:ascii="Arial" w:hAnsi="Arial" w:hint="eastAsia"/>
          <w:b w:val="0"/>
          <w:sz w:val="24"/>
        </w:rPr>
        <w:t>《</w:t>
      </w:r>
      <w:r w:rsidR="009D67EA">
        <w:rPr>
          <w:rStyle w:val="ab"/>
          <w:rFonts w:ascii="Arial" w:hAnsi="Arial" w:hint="eastAsia"/>
          <w:b w:val="0"/>
          <w:sz w:val="24"/>
        </w:rPr>
        <w:t>PT9L</w:t>
      </w:r>
      <w:r>
        <w:rPr>
          <w:rStyle w:val="ab"/>
          <w:rFonts w:ascii="Arial" w:hAnsi="Arial" w:hint="eastAsia"/>
          <w:b w:val="0"/>
          <w:sz w:val="24"/>
        </w:rPr>
        <w:t>软件质量策划》</w:t>
      </w:r>
      <w:r>
        <w:rPr>
          <w:rStyle w:val="ab"/>
          <w:rFonts w:ascii="Arial" w:hAnsi="Arial" w:hint="eastAsia"/>
          <w:b w:val="0"/>
          <w:sz w:val="24"/>
        </w:rPr>
        <w:t>(</w:t>
      </w:r>
      <w:r w:rsidR="009D67EA">
        <w:rPr>
          <w:rStyle w:val="ab"/>
          <w:rFonts w:ascii="Arial" w:hAnsi="Arial" w:hint="eastAsia"/>
          <w:b w:val="0"/>
          <w:sz w:val="24"/>
        </w:rPr>
        <w:t>PT9L</w:t>
      </w:r>
      <w:r>
        <w:rPr>
          <w:rStyle w:val="ab"/>
          <w:rFonts w:ascii="Arial" w:hAnsi="Arial"/>
          <w:b w:val="0"/>
          <w:sz w:val="24"/>
        </w:rPr>
        <w:t>-RJCH01 V1.0</w:t>
      </w:r>
      <w:r>
        <w:rPr>
          <w:rStyle w:val="ab"/>
          <w:rFonts w:ascii="Arial" w:hAnsi="Arial" w:hint="eastAsia"/>
          <w:b w:val="0"/>
          <w:sz w:val="24"/>
        </w:rPr>
        <w:t>)</w:t>
      </w:r>
    </w:p>
    <w:p w:rsidR="00C1021F" w:rsidRDefault="00C1021F">
      <w:pPr>
        <w:ind w:left="448"/>
        <w:rPr>
          <w:rStyle w:val="ab"/>
          <w:rFonts w:ascii="Arial" w:hAnsi="Arial" w:hint="eastAsia"/>
          <w:b w:val="0"/>
          <w:sz w:val="24"/>
        </w:rPr>
      </w:pPr>
      <w:r>
        <w:rPr>
          <w:rStyle w:val="ab"/>
          <w:rFonts w:ascii="Arial" w:hAnsi="Arial" w:hint="eastAsia"/>
          <w:b w:val="0"/>
          <w:sz w:val="24"/>
        </w:rPr>
        <w:t>《</w:t>
      </w:r>
      <w:r w:rsidR="009D67EA">
        <w:rPr>
          <w:rStyle w:val="ab"/>
          <w:rFonts w:ascii="Arial" w:hAnsi="Arial" w:hint="eastAsia"/>
          <w:b w:val="0"/>
          <w:sz w:val="24"/>
        </w:rPr>
        <w:t>PT9L</w:t>
      </w:r>
      <w:r>
        <w:rPr>
          <w:rStyle w:val="ab"/>
          <w:rFonts w:ascii="Arial" w:hAnsi="Arial" w:hint="eastAsia"/>
          <w:b w:val="0"/>
          <w:sz w:val="24"/>
        </w:rPr>
        <w:t>软件需求规格》</w:t>
      </w:r>
      <w:r>
        <w:rPr>
          <w:rStyle w:val="ab"/>
          <w:rFonts w:ascii="Arial" w:hAnsi="Arial" w:hint="eastAsia"/>
          <w:b w:val="0"/>
          <w:sz w:val="24"/>
        </w:rPr>
        <w:t>(</w:t>
      </w:r>
      <w:r w:rsidR="009D67EA">
        <w:rPr>
          <w:rStyle w:val="ab"/>
          <w:rFonts w:ascii="Arial" w:hAnsi="Arial" w:hint="eastAsia"/>
          <w:b w:val="0"/>
          <w:sz w:val="24"/>
        </w:rPr>
        <w:t>PT9L</w:t>
      </w:r>
      <w:r>
        <w:rPr>
          <w:rStyle w:val="ab"/>
          <w:rFonts w:ascii="Arial" w:hAnsi="Arial"/>
          <w:b w:val="0"/>
          <w:sz w:val="24"/>
        </w:rPr>
        <w:t>-RJXQ01 V1.0</w:t>
      </w:r>
      <w:r>
        <w:rPr>
          <w:rStyle w:val="ab"/>
          <w:rFonts w:ascii="Arial" w:hAnsi="Arial" w:hint="eastAsia"/>
          <w:b w:val="0"/>
          <w:sz w:val="24"/>
        </w:rPr>
        <w:t>)</w:t>
      </w:r>
    </w:p>
    <w:p w:rsidR="00C1021F" w:rsidRDefault="00C1021F">
      <w:pPr>
        <w:pStyle w:val="1"/>
      </w:pPr>
      <w:bookmarkStart w:id="136" w:name="_Toc283668858"/>
      <w:r>
        <w:rPr>
          <w:rFonts w:hint="eastAsia"/>
        </w:rPr>
        <w:t>2</w:t>
      </w:r>
      <w:r>
        <w:rPr>
          <w:rFonts w:hint="eastAsia"/>
        </w:rPr>
        <w:t>总体设计</w:t>
      </w:r>
      <w:bookmarkEnd w:id="136"/>
    </w:p>
    <w:p w:rsidR="00C1021F" w:rsidRDefault="00C1021F">
      <w:pPr>
        <w:pStyle w:val="2"/>
      </w:pPr>
      <w:bookmarkStart w:id="137" w:name="_Toc283668860"/>
      <w:r>
        <w:rPr>
          <w:rFonts w:hint="eastAsia"/>
        </w:rPr>
        <w:t>2.1</w:t>
      </w:r>
      <w:r>
        <w:rPr>
          <w:rFonts w:hint="eastAsia"/>
        </w:rPr>
        <w:t>运行环境</w:t>
      </w:r>
      <w:bookmarkEnd w:id="137"/>
    </w:p>
    <w:p w:rsidR="00C1021F" w:rsidRDefault="00C1021F">
      <w:pPr>
        <w:ind w:firstLine="420"/>
        <w:rPr>
          <w:rFonts w:ascii="Arial" w:hAnsi="Arial" w:hint="eastAsia"/>
          <w:sz w:val="24"/>
        </w:rPr>
      </w:pPr>
      <w:r>
        <w:rPr>
          <w:rStyle w:val="ab"/>
          <w:rFonts w:hint="eastAsia"/>
          <w:b w:val="0"/>
          <w:sz w:val="24"/>
        </w:rPr>
        <w:t>软件的预期运行环境：</w:t>
      </w:r>
      <w:r>
        <w:rPr>
          <w:rStyle w:val="ab"/>
          <w:rFonts w:ascii="Arial" w:hAnsi="Arial" w:hint="eastAsia"/>
          <w:b w:val="0"/>
          <w:sz w:val="24"/>
        </w:rPr>
        <w:t>单片机系统</w:t>
      </w:r>
      <w:r>
        <w:rPr>
          <w:rStyle w:val="ab"/>
          <w:rFonts w:ascii="Arial" w:hAnsi="Arial" w:hint="eastAsia"/>
          <w:b w:val="0"/>
          <w:sz w:val="24"/>
        </w:rPr>
        <w:t xml:space="preserve"> simBH67F2762</w:t>
      </w:r>
    </w:p>
    <w:p w:rsidR="00C1021F" w:rsidRDefault="00C1021F">
      <w:pPr>
        <w:pStyle w:val="2"/>
        <w:rPr>
          <w:rFonts w:hint="eastAsia"/>
        </w:rPr>
      </w:pPr>
      <w:bookmarkStart w:id="138" w:name="_Toc283668861"/>
      <w:r>
        <w:rPr>
          <w:rFonts w:hint="eastAsia"/>
        </w:rPr>
        <w:t>2.2</w:t>
      </w:r>
      <w:r>
        <w:rPr>
          <w:rFonts w:hint="eastAsia"/>
        </w:rPr>
        <w:t>软件</w:t>
      </w:r>
      <w:bookmarkEnd w:id="138"/>
      <w:r>
        <w:rPr>
          <w:rFonts w:hint="eastAsia"/>
        </w:rPr>
        <w:t>总体方案</w:t>
      </w:r>
    </w:p>
    <w:p w:rsidR="00C1021F" w:rsidRDefault="00C1021F">
      <w:pPr>
        <w:ind w:firstLine="420"/>
        <w:rPr>
          <w:rStyle w:val="ab"/>
          <w:b w:val="0"/>
          <w:sz w:val="24"/>
        </w:rPr>
      </w:pPr>
      <w:r>
        <w:rPr>
          <w:rStyle w:val="ab"/>
          <w:rFonts w:hint="eastAsia"/>
          <w:b w:val="0"/>
          <w:sz w:val="24"/>
        </w:rPr>
        <w:t>软件总体设计方案如下图所示。</w:t>
      </w:r>
    </w:p>
    <w:p w:rsidR="00C1021F" w:rsidRDefault="00C1021F">
      <w:pPr>
        <w:numPr>
          <w:ins w:id="139" w:author="13364" w:date="1900-01-00T00:00:00Z"/>
        </w:numPr>
        <w:spacing w:line="360" w:lineRule="auto"/>
        <w:ind w:firstLine="420"/>
        <w:jc w:val="center"/>
        <w:rPr>
          <w:rFonts w:hint="eastAsia"/>
          <w:sz w:val="24"/>
        </w:rPr>
      </w:pPr>
      <w:r>
        <w:object w:dxaOrig="6845" w:dyaOrig="118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2" o:spid="_x0000_i1025" type="#_x0000_t75" style="width:285.5pt;height:493.15pt;mso-position-horizontal-relative:page;mso-position-vertical-relative:page" o:ole="">
            <v:imagedata r:id="rId11" o:title=""/>
          </v:shape>
          <o:OLEObject Type="Embed" ProgID="Visio.Drawing.11" ShapeID="Object 2" DrawAspect="Content" ObjectID="_1838898526" r:id="rId12"/>
        </w:object>
      </w:r>
    </w:p>
    <w:p w:rsidR="00C1021F" w:rsidRDefault="00C1021F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本软件流程图以一个主流程图作为总纲，明确了该机型的几个主要功能模块及其人机接口方式。各模块各作为子流程进行设计，其中：</w:t>
      </w:r>
    </w:p>
    <w:p w:rsidR="00C1021F" w:rsidRDefault="00C1021F">
      <w:pPr>
        <w:numPr>
          <w:ilvl w:val="0"/>
          <w:numId w:val="1"/>
        </w:numPr>
        <w:tabs>
          <w:tab w:val="left" w:pos="1200"/>
        </w:tabs>
        <w:spacing w:line="360" w:lineRule="auto"/>
        <w:rPr>
          <w:sz w:val="24"/>
        </w:rPr>
      </w:pPr>
      <w:r>
        <w:rPr>
          <w:rFonts w:hint="eastAsia"/>
          <w:sz w:val="24"/>
        </w:rPr>
        <w:t>用户测量流程</w:t>
      </w:r>
      <w:r>
        <w:rPr>
          <w:sz w:val="24"/>
        </w:rPr>
        <w:t>：单片机</w:t>
      </w:r>
      <w:r>
        <w:rPr>
          <w:rFonts w:hint="eastAsia"/>
          <w:sz w:val="24"/>
        </w:rPr>
        <w:t>ADC</w:t>
      </w:r>
      <w:r>
        <w:rPr>
          <w:rFonts w:hint="eastAsia"/>
          <w:sz w:val="24"/>
        </w:rPr>
        <w:t>采集外部</w:t>
      </w:r>
      <w:r>
        <w:rPr>
          <w:rFonts w:hint="eastAsia"/>
          <w:sz w:val="24"/>
        </w:rPr>
        <w:t>NTC</w:t>
      </w:r>
      <w:r>
        <w:rPr>
          <w:rFonts w:hint="eastAsia"/>
          <w:sz w:val="24"/>
        </w:rPr>
        <w:t>、红外传感器的环境温度和物体温度，当环境温度在允许测量范围以内</w:t>
      </w:r>
      <w:r>
        <w:rPr>
          <w:rFonts w:hint="eastAsia"/>
          <w:sz w:val="24"/>
        </w:rPr>
        <w:t>,</w:t>
      </w:r>
      <w:r>
        <w:rPr>
          <w:sz w:val="24"/>
        </w:rPr>
        <w:t>采集</w:t>
      </w:r>
      <w:r>
        <w:rPr>
          <w:rFonts w:hint="eastAsia"/>
          <w:sz w:val="24"/>
        </w:rPr>
        <w:t>红外传感器的温度值并优化，通过环境温度值和物体温度值计算出人体实际的温度值，</w:t>
      </w:r>
    </w:p>
    <w:p w:rsidR="00C1021F" w:rsidRDefault="00C1021F">
      <w:pPr>
        <w:numPr>
          <w:ilvl w:val="0"/>
          <w:numId w:val="1"/>
        </w:numPr>
        <w:tabs>
          <w:tab w:val="left" w:pos="1200"/>
        </w:tabs>
        <w:spacing w:line="360" w:lineRule="auto"/>
        <w:rPr>
          <w:sz w:val="24"/>
        </w:rPr>
      </w:pPr>
      <w:r>
        <w:rPr>
          <w:rFonts w:hint="eastAsia"/>
          <w:sz w:val="24"/>
        </w:rPr>
        <w:t>黑体测试流程</w:t>
      </w:r>
      <w:r>
        <w:rPr>
          <w:sz w:val="24"/>
        </w:rPr>
        <w:t>：单片机</w:t>
      </w:r>
      <w:r>
        <w:rPr>
          <w:rFonts w:hint="eastAsia"/>
          <w:sz w:val="24"/>
        </w:rPr>
        <w:t>ADC</w:t>
      </w:r>
      <w:r>
        <w:rPr>
          <w:rFonts w:hint="eastAsia"/>
          <w:sz w:val="24"/>
        </w:rPr>
        <w:t>采集红外传感器的环境温度和物体温度，并通过</w:t>
      </w:r>
      <w:r>
        <w:rPr>
          <w:sz w:val="24"/>
        </w:rPr>
        <w:t>补偿算法得出</w:t>
      </w:r>
      <w:r>
        <w:rPr>
          <w:rFonts w:hint="eastAsia"/>
          <w:sz w:val="24"/>
        </w:rPr>
        <w:t>黑体的</w:t>
      </w:r>
      <w:r>
        <w:rPr>
          <w:sz w:val="24"/>
        </w:rPr>
        <w:t>温度</w:t>
      </w:r>
      <w:r>
        <w:rPr>
          <w:rFonts w:hint="eastAsia"/>
          <w:sz w:val="24"/>
        </w:rPr>
        <w:t>（不</w:t>
      </w:r>
      <w:r>
        <w:rPr>
          <w:sz w:val="24"/>
        </w:rPr>
        <w:t>转化为人体体温）</w:t>
      </w:r>
      <w:r>
        <w:rPr>
          <w:rFonts w:hint="eastAsia"/>
          <w:sz w:val="24"/>
        </w:rPr>
        <w:t>并进行</w:t>
      </w:r>
      <w:r>
        <w:rPr>
          <w:sz w:val="24"/>
        </w:rPr>
        <w:t>显示。</w:t>
      </w:r>
      <w:r>
        <w:rPr>
          <w:rFonts w:hint="eastAsia"/>
          <w:sz w:val="24"/>
        </w:rPr>
        <w:t>本模式</w:t>
      </w:r>
      <w:r>
        <w:rPr>
          <w:sz w:val="24"/>
        </w:rPr>
        <w:t>用于检查机器能否测得正确的物体温度。</w:t>
      </w:r>
    </w:p>
    <w:p w:rsidR="00C1021F" w:rsidRDefault="00C1021F">
      <w:pPr>
        <w:numPr>
          <w:ilvl w:val="0"/>
          <w:numId w:val="1"/>
        </w:numPr>
        <w:tabs>
          <w:tab w:val="left" w:pos="1200"/>
        </w:tabs>
        <w:spacing w:line="360" w:lineRule="auto"/>
        <w:rPr>
          <w:sz w:val="24"/>
        </w:rPr>
      </w:pPr>
      <w:r>
        <w:rPr>
          <w:rFonts w:hint="eastAsia"/>
          <w:sz w:val="24"/>
        </w:rPr>
        <w:t>UE</w:t>
      </w:r>
      <w:r>
        <w:rPr>
          <w:sz w:val="24"/>
        </w:rPr>
        <w:t>模式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UE</w:t>
      </w:r>
      <w:r>
        <w:rPr>
          <w:rFonts w:hint="eastAsia"/>
          <w:sz w:val="24"/>
        </w:rPr>
        <w:t>模式</w:t>
      </w:r>
      <w:r>
        <w:rPr>
          <w:sz w:val="24"/>
        </w:rPr>
        <w:t>下</w:t>
      </w:r>
      <w:r>
        <w:rPr>
          <w:rFonts w:hint="eastAsia"/>
          <w:sz w:val="24"/>
        </w:rPr>
        <w:t>对传感器</w:t>
      </w:r>
      <w:r>
        <w:rPr>
          <w:sz w:val="24"/>
        </w:rPr>
        <w:t>的值进行实时读取与显示，包括电池电压、</w:t>
      </w:r>
      <w:r>
        <w:rPr>
          <w:rFonts w:hint="eastAsia"/>
          <w:sz w:val="24"/>
        </w:rPr>
        <w:t>内部</w:t>
      </w:r>
      <w:r>
        <w:rPr>
          <w:sz w:val="24"/>
        </w:rPr>
        <w:t>NTC</w:t>
      </w:r>
      <w:r>
        <w:rPr>
          <w:sz w:val="24"/>
        </w:rPr>
        <w:t>的温度值、阻值</w:t>
      </w:r>
      <w:r>
        <w:rPr>
          <w:rFonts w:hint="eastAsia"/>
          <w:sz w:val="24"/>
        </w:rPr>
        <w:t>、红外传感器</w:t>
      </w:r>
      <w:r>
        <w:rPr>
          <w:sz w:val="24"/>
        </w:rPr>
        <w:t>电压、</w:t>
      </w:r>
      <w:r>
        <w:rPr>
          <w:sz w:val="24"/>
        </w:rPr>
        <w:t>AD</w:t>
      </w:r>
      <w:r>
        <w:rPr>
          <w:sz w:val="24"/>
        </w:rPr>
        <w:t>值，按下按键，</w:t>
      </w:r>
      <w:r>
        <w:rPr>
          <w:rFonts w:hint="eastAsia"/>
          <w:sz w:val="24"/>
        </w:rPr>
        <w:t>切换采集的</w:t>
      </w:r>
      <w:r>
        <w:rPr>
          <w:sz w:val="24"/>
        </w:rPr>
        <w:t>参数</w:t>
      </w:r>
      <w:r>
        <w:rPr>
          <w:rFonts w:hint="eastAsia"/>
          <w:sz w:val="24"/>
        </w:rPr>
        <w:t>。</w:t>
      </w:r>
    </w:p>
    <w:p w:rsidR="00C1021F" w:rsidRDefault="00C1021F">
      <w:pPr>
        <w:numPr>
          <w:ilvl w:val="0"/>
          <w:numId w:val="1"/>
        </w:numPr>
        <w:tabs>
          <w:tab w:val="left" w:pos="1200"/>
        </w:tabs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UE</w:t>
      </w:r>
      <w:r>
        <w:rPr>
          <w:sz w:val="24"/>
        </w:rPr>
        <w:t>2</w:t>
      </w:r>
      <w:r>
        <w:rPr>
          <w:rFonts w:hint="eastAsia"/>
          <w:sz w:val="24"/>
        </w:rPr>
        <w:t>模式：</w:t>
      </w:r>
      <w:r>
        <w:rPr>
          <w:rFonts w:hint="eastAsia"/>
          <w:sz w:val="24"/>
        </w:rPr>
        <w:t>UE</w:t>
      </w:r>
      <w:r>
        <w:rPr>
          <w:sz w:val="24"/>
        </w:rPr>
        <w:t>2</w:t>
      </w:r>
      <w:r>
        <w:rPr>
          <w:rFonts w:hint="eastAsia"/>
          <w:sz w:val="24"/>
        </w:rPr>
        <w:t>模式下</w:t>
      </w:r>
      <w:r>
        <w:rPr>
          <w:sz w:val="24"/>
        </w:rPr>
        <w:t>，单片机读取</w:t>
      </w:r>
      <w:r>
        <w:rPr>
          <w:rFonts w:hint="eastAsia"/>
          <w:sz w:val="24"/>
        </w:rPr>
        <w:t>EEPRO</w:t>
      </w:r>
      <w:r>
        <w:rPr>
          <w:rFonts w:hint="eastAsia"/>
          <w:sz w:val="24"/>
        </w:rPr>
        <w:t>M</w:t>
      </w:r>
      <w:r>
        <w:rPr>
          <w:sz w:val="24"/>
        </w:rPr>
        <w:t>中保存的</w:t>
      </w:r>
      <w:r>
        <w:rPr>
          <w:rFonts w:hint="eastAsia"/>
          <w:sz w:val="24"/>
        </w:rPr>
        <w:t>标定和</w:t>
      </w:r>
      <w:r>
        <w:rPr>
          <w:sz w:val="24"/>
        </w:rPr>
        <w:t>校准参数</w:t>
      </w:r>
      <w:r>
        <w:rPr>
          <w:rFonts w:hint="eastAsia"/>
          <w:sz w:val="24"/>
        </w:rPr>
        <w:t>，以及软件版本信息和硬件版本信息，并</w:t>
      </w:r>
      <w:r>
        <w:rPr>
          <w:sz w:val="24"/>
        </w:rPr>
        <w:t>进行显示</w:t>
      </w:r>
      <w:r>
        <w:rPr>
          <w:rFonts w:hint="eastAsia"/>
          <w:sz w:val="24"/>
        </w:rPr>
        <w:t>。</w:t>
      </w:r>
      <w:r>
        <w:rPr>
          <w:sz w:val="24"/>
        </w:rPr>
        <w:t>按下按键，</w:t>
      </w:r>
      <w:r>
        <w:rPr>
          <w:rFonts w:hint="eastAsia"/>
          <w:sz w:val="24"/>
        </w:rPr>
        <w:t>切换显示的</w:t>
      </w:r>
      <w:r>
        <w:rPr>
          <w:sz w:val="24"/>
        </w:rPr>
        <w:t>参数。</w:t>
      </w:r>
    </w:p>
    <w:p w:rsidR="00C1021F" w:rsidRDefault="00C1021F">
      <w:pPr>
        <w:numPr>
          <w:ilvl w:val="0"/>
          <w:numId w:val="1"/>
        </w:numPr>
        <w:tabs>
          <w:tab w:val="left" w:pos="1200"/>
        </w:tabs>
        <w:spacing w:line="360" w:lineRule="auto"/>
        <w:rPr>
          <w:sz w:val="24"/>
        </w:rPr>
      </w:pPr>
      <w:r>
        <w:rPr>
          <w:rFonts w:hint="eastAsia"/>
          <w:sz w:val="24"/>
        </w:rPr>
        <w:t>邦定</w:t>
      </w:r>
      <w:r>
        <w:rPr>
          <w:sz w:val="24"/>
        </w:rPr>
        <w:t>检测：</w:t>
      </w:r>
      <w:r>
        <w:rPr>
          <w:rFonts w:hint="eastAsia"/>
          <w:sz w:val="24"/>
        </w:rPr>
        <w:t>为工厂对机芯进行检测的状态，</w:t>
      </w:r>
      <w:r>
        <w:rPr>
          <w:sz w:val="24"/>
        </w:rPr>
        <w:t>在该状态下</w:t>
      </w:r>
      <w:r>
        <w:rPr>
          <w:rFonts w:hint="eastAsia"/>
          <w:sz w:val="24"/>
        </w:rPr>
        <w:t>能够</w:t>
      </w:r>
      <w:r>
        <w:rPr>
          <w:sz w:val="24"/>
        </w:rPr>
        <w:t>对单片机的</w:t>
      </w:r>
      <w:r>
        <w:rPr>
          <w:sz w:val="24"/>
        </w:rPr>
        <w:t>IO</w:t>
      </w:r>
      <w:r>
        <w:rPr>
          <w:rFonts w:hint="eastAsia"/>
          <w:sz w:val="24"/>
        </w:rPr>
        <w:t>邦定</w:t>
      </w:r>
      <w:r>
        <w:rPr>
          <w:sz w:val="24"/>
        </w:rPr>
        <w:t>，电路板元器件的焊接</w:t>
      </w:r>
      <w:r>
        <w:rPr>
          <w:rFonts w:hint="eastAsia"/>
          <w:sz w:val="24"/>
        </w:rPr>
        <w:t>进行</w:t>
      </w:r>
      <w:r>
        <w:rPr>
          <w:sz w:val="24"/>
        </w:rPr>
        <w:t>检测</w:t>
      </w:r>
      <w:r>
        <w:rPr>
          <w:rFonts w:hint="eastAsia"/>
          <w:sz w:val="24"/>
        </w:rPr>
        <w:t>，</w:t>
      </w:r>
      <w:r>
        <w:rPr>
          <w:sz w:val="24"/>
        </w:rPr>
        <w:t>在检测完成后，相应标志位进行设置并</w:t>
      </w:r>
      <w:r>
        <w:rPr>
          <w:rFonts w:hint="eastAsia"/>
          <w:sz w:val="24"/>
        </w:rPr>
        <w:t>保存入</w:t>
      </w:r>
      <w:r>
        <w:rPr>
          <w:rFonts w:hint="eastAsia"/>
          <w:sz w:val="24"/>
        </w:rPr>
        <w:t>EEPROM</w:t>
      </w:r>
      <w:r>
        <w:rPr>
          <w:sz w:val="24"/>
        </w:rPr>
        <w:t>。</w:t>
      </w:r>
    </w:p>
    <w:p w:rsidR="00C1021F" w:rsidRDefault="00C1021F">
      <w:pPr>
        <w:pStyle w:val="2"/>
        <w:numPr>
          <w:ins w:id="140" w:author="Lenovo User" w:date="2011-10-11T16:33:00Z"/>
        </w:numPr>
        <w:rPr>
          <w:rFonts w:hint="eastAsia"/>
          <w:color w:val="FF00FF"/>
        </w:rPr>
      </w:pPr>
      <w:r>
        <w:rPr>
          <w:rFonts w:hint="eastAsia"/>
        </w:rPr>
        <w:t>2.3</w:t>
      </w:r>
      <w:r>
        <w:rPr>
          <w:rFonts w:hint="eastAsia"/>
        </w:rPr>
        <w:t>软件设计规格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620"/>
        <w:gridCol w:w="7380"/>
      </w:tblGrid>
      <w:tr w:rsidR="00000000">
        <w:trPr>
          <w:trHeight w:val="360"/>
        </w:trPr>
        <w:tc>
          <w:tcPr>
            <w:tcW w:w="828" w:type="dxa"/>
            <w:vAlign w:val="center"/>
          </w:tcPr>
          <w:p w:rsidR="00C1021F" w:rsidRDefault="00C1021F">
            <w:pPr>
              <w:numPr>
                <w:ins w:id="141" w:author="Lenovo User" w:date="2011-10-11T16:33:00Z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numPr>
                <w:ins w:id="142" w:author="Lenovo User" w:date="2011-10-11T16:33:00Z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软件设计规格</w:t>
            </w:r>
          </w:p>
        </w:tc>
        <w:tc>
          <w:tcPr>
            <w:tcW w:w="7380" w:type="dxa"/>
            <w:vAlign w:val="center"/>
          </w:tcPr>
          <w:p w:rsidR="00C1021F" w:rsidRDefault="00C1021F">
            <w:pPr>
              <w:numPr>
                <w:ins w:id="143" w:author="Lenovo User" w:date="2011-10-11T16:33:00Z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实现方法</w:t>
            </w:r>
          </w:p>
        </w:tc>
      </w:tr>
      <w:tr w:rsidR="00000000">
        <w:trPr>
          <w:trHeight w:val="534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hint="eastAsia"/>
              </w:rPr>
              <w:t>初始化功能</w:t>
            </w:r>
          </w:p>
        </w:tc>
        <w:tc>
          <w:tcPr>
            <w:tcW w:w="7380" w:type="dxa"/>
            <w:vAlign w:val="center"/>
          </w:tcPr>
          <w:p w:rsidR="00C1021F" w:rsidRDefault="00C1021F">
            <w:r>
              <w:rPr>
                <w:rFonts w:hint="eastAsia"/>
              </w:rPr>
              <w:t>1</w:t>
            </w:r>
            <w:r>
              <w:t>.</w:t>
            </w:r>
            <w:r>
              <w:t>首次上电或被唤醒后</w:t>
            </w:r>
            <w:r>
              <w:rPr>
                <w:rFonts w:hint="eastAsia"/>
              </w:rPr>
              <w:t>，初始化全局变量</w:t>
            </w:r>
            <w:r>
              <w:t>、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、时钟，</w:t>
            </w:r>
            <w:r>
              <w:rPr>
                <w:rFonts w:hint="eastAsia"/>
              </w:rPr>
              <w:t>L</w:t>
            </w:r>
            <w:r>
              <w:t xml:space="preserve">CD </w:t>
            </w:r>
          </w:p>
          <w:p w:rsidR="00C1021F" w:rsidRDefault="00C1021F">
            <w:pPr>
              <w:rPr>
                <w:rFonts w:hint="eastAsia"/>
              </w:rPr>
            </w:pPr>
            <w:r>
              <w:t>2.</w:t>
            </w:r>
            <w:r>
              <w:rPr>
                <w:rFonts w:hint="eastAsia"/>
              </w:rPr>
              <w:t xml:space="preserve"> MCU</w:t>
            </w:r>
            <w:r>
              <w:rPr>
                <w:rFonts w:hint="eastAsia"/>
              </w:rPr>
              <w:t>系统功能初始化，配置相关模块和功能设置</w:t>
            </w:r>
            <w:r>
              <w:rPr>
                <w:rFonts w:hint="eastAsia"/>
              </w:rPr>
              <w:t>,</w:t>
            </w:r>
            <w:r>
              <w:t>读取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t>存储信息</w:t>
            </w:r>
          </w:p>
        </w:tc>
      </w:tr>
      <w:tr w:rsidR="00000000">
        <w:trPr>
          <w:trHeight w:val="343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hint="eastAsia"/>
              </w:rPr>
              <w:t>关机功能</w:t>
            </w:r>
          </w:p>
        </w:tc>
        <w:tc>
          <w:tcPr>
            <w:tcW w:w="7380" w:type="dxa"/>
            <w:vAlign w:val="center"/>
          </w:tcPr>
          <w:p w:rsidR="00C1021F" w:rsidRDefault="00C1021F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当</w:t>
            </w:r>
            <w:r>
              <w:t>完成测量后，</w:t>
            </w:r>
            <w:r>
              <w:rPr>
                <w:rFonts w:hint="eastAsia"/>
              </w:rPr>
              <w:t>启动</w:t>
            </w:r>
            <w:r>
              <w:t>定时器</w:t>
            </w:r>
            <w:r>
              <w:rPr>
                <w:rFonts w:hint="eastAsia"/>
              </w:rPr>
              <w:t>计时</w:t>
            </w:r>
            <w:r>
              <w:t>，当达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秒后</w:t>
            </w:r>
            <w:r>
              <w:t>关闭外设，同时单片机进入低功耗状态</w:t>
            </w:r>
            <w:r>
              <w:rPr>
                <w:rFonts w:hint="eastAsia"/>
              </w:rPr>
              <w:t>；</w:t>
            </w:r>
            <w:r>
              <w:t>期间如果有测量动作则重新计时</w:t>
            </w:r>
          </w:p>
          <w:p w:rsidR="00C1021F" w:rsidRDefault="00C1021F">
            <w:pPr>
              <w:rPr>
                <w:rFonts w:hint="eastAsia"/>
              </w:rPr>
            </w:pPr>
            <w:r>
              <w:t>2.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模式</w:t>
            </w:r>
            <w:r>
              <w:rPr>
                <w:rFonts w:ascii="Arial" w:hAnsi="Arial" w:cs="Arial"/>
              </w:rPr>
              <w:t>设置界面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设置完成后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没有按键按下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机器会在</w:t>
            </w:r>
            <w:r>
              <w:rPr>
                <w:rFonts w:ascii="Arial" w:hAnsi="Arial" w:cs="Arial" w:hint="eastAsia"/>
              </w:rPr>
              <w:t>3</w:t>
            </w:r>
            <w:r>
              <w:rPr>
                <w:rFonts w:ascii="Arial" w:hAnsi="Arial" w:cs="Arial" w:hint="eastAsia"/>
              </w:rPr>
              <w:t>秒后自动关机</w:t>
            </w:r>
          </w:p>
        </w:tc>
      </w:tr>
      <w:tr w:rsidR="00000000">
        <w:trPr>
          <w:trHeight w:val="360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ascii="Arial" w:hAnsi="Arial" w:cs="Arial"/>
              </w:rPr>
              <w:t>LCD</w:t>
            </w:r>
            <w:r>
              <w:rPr>
                <w:rFonts w:ascii="Arial" w:hAnsi="Arial" w:cs="Arial"/>
              </w:rPr>
              <w:t>显示功能</w:t>
            </w:r>
          </w:p>
        </w:tc>
        <w:tc>
          <w:tcPr>
            <w:tcW w:w="7380" w:type="dxa"/>
            <w:vAlign w:val="center"/>
          </w:tcPr>
          <w:p w:rsidR="00C1021F" w:rsidRDefault="00C1021F">
            <w:pPr>
              <w:numPr>
                <w:ilvl w:val="0"/>
                <w:numId w:val="2"/>
              </w:numPr>
              <w:tabs>
                <w:tab w:val="left" w:pos="360"/>
              </w:tabs>
            </w:pPr>
            <w:r>
              <w:rPr>
                <w:rFonts w:hint="eastAsia"/>
              </w:rPr>
              <w:t>首次上电后，</w:t>
            </w: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全屏显示</w:t>
            </w:r>
            <w:r>
              <w:t>3</w:t>
            </w:r>
            <w:r>
              <w:rPr>
                <w:rFonts w:hint="eastAsia"/>
              </w:rPr>
              <w:t>秒；</w:t>
            </w:r>
          </w:p>
          <w:p w:rsidR="00C1021F" w:rsidRDefault="00C1021F">
            <w:pPr>
              <w:numPr>
                <w:ilvl w:val="0"/>
                <w:numId w:val="2"/>
              </w:numPr>
              <w:tabs>
                <w:tab w:val="left" w:pos="360"/>
              </w:tabs>
            </w:pPr>
            <w:r>
              <w:t>测量完成后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L</w:t>
            </w:r>
            <w:r>
              <w:t>CD</w:t>
            </w:r>
            <w:r>
              <w:t>显示测量温度结果</w:t>
            </w:r>
            <w:r>
              <w:rPr>
                <w:rFonts w:hint="eastAsia"/>
              </w:rPr>
              <w:t>，</w:t>
            </w:r>
            <w:r>
              <w:t>单位</w:t>
            </w:r>
            <w:r>
              <w:rPr>
                <w:rFonts w:hint="eastAsia"/>
              </w:rPr>
              <w:t>，</w:t>
            </w:r>
            <w:r>
              <w:t>电量</w:t>
            </w:r>
            <w:r>
              <w:rPr>
                <w:rFonts w:hint="eastAsia"/>
              </w:rPr>
              <w:t>，</w:t>
            </w:r>
            <w:r>
              <w:t>等信息</w:t>
            </w:r>
          </w:p>
          <w:p w:rsidR="00C1021F" w:rsidRDefault="00C1021F">
            <w:pPr>
              <w:numPr>
                <w:ilvl w:val="0"/>
                <w:numId w:val="2"/>
              </w:numPr>
              <w:tabs>
                <w:tab w:val="left" w:pos="360"/>
              </w:tabs>
              <w:rPr>
                <w:rFonts w:hint="eastAsia"/>
              </w:rPr>
            </w:pPr>
            <w:r>
              <w:t>结合测试结果给出发烧提示</w:t>
            </w:r>
            <w:r>
              <w:rPr>
                <w:rFonts w:hint="eastAsia"/>
              </w:rPr>
              <w:t>，</w:t>
            </w:r>
            <w:r>
              <w:t>用背光颜色区分</w:t>
            </w:r>
          </w:p>
        </w:tc>
      </w:tr>
      <w:tr w:rsidR="00000000">
        <w:trPr>
          <w:trHeight w:val="704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>蜂鸣器提示功能</w:t>
            </w:r>
          </w:p>
        </w:tc>
        <w:tc>
          <w:tcPr>
            <w:tcW w:w="7380" w:type="dxa"/>
            <w:vAlign w:val="center"/>
          </w:tcPr>
          <w:p w:rsidR="00C1021F" w:rsidRDefault="00C1021F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在首次上电时，蜂鸣器长鸣；</w:t>
            </w:r>
          </w:p>
          <w:p w:rsidR="00C1021F" w:rsidRDefault="00C1021F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显示测量结果时，成功长鸣，发烧连续四次短鸣；</w:t>
            </w:r>
          </w:p>
          <w:p w:rsidR="00C1021F" w:rsidRDefault="00C1021F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模式</w:t>
            </w:r>
            <w:r>
              <w:t>设置界面</w:t>
            </w:r>
            <w:r>
              <w:rPr>
                <w:rFonts w:hint="eastAsia"/>
              </w:rPr>
              <w:t>，</w:t>
            </w:r>
            <w:r>
              <w:t>选择时短鸣</w:t>
            </w:r>
            <w:r>
              <w:rPr>
                <w:rFonts w:hint="eastAsia"/>
              </w:rPr>
              <w:t>，</w:t>
            </w:r>
            <w:r>
              <w:t>确认后长鸣</w:t>
            </w:r>
          </w:p>
        </w:tc>
      </w:tr>
      <w:tr w:rsidR="00000000">
        <w:trPr>
          <w:trHeight w:val="343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ascii="Arial" w:hAnsi="Arial" w:cs="Arial"/>
              </w:rPr>
              <w:t>低电压检测功能</w:t>
            </w:r>
          </w:p>
        </w:tc>
        <w:tc>
          <w:tcPr>
            <w:tcW w:w="7380" w:type="dxa"/>
            <w:vAlign w:val="center"/>
          </w:tcPr>
          <w:p w:rsidR="00C1021F" w:rsidRDefault="00C1021F">
            <w:pPr>
              <w:numPr>
                <w:ilvl w:val="0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如果电源电压</w:t>
            </w:r>
            <w:r>
              <w:rPr>
                <w:rFonts w:ascii="Arial" w:hAnsi="Arial" w:cs="Arial" w:hint="eastAsia"/>
              </w:rPr>
              <w:t xml:space="preserve"> 2.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 w:hint="eastAsia"/>
              </w:rPr>
              <w:t xml:space="preserve">V </w:t>
            </w:r>
            <w:r>
              <w:rPr>
                <w:rFonts w:ascii="Arial" w:hAnsi="Arial" w:cs="Arial" w:hint="eastAsia"/>
              </w:rPr>
              <w:t>–</w:t>
            </w:r>
            <w:r>
              <w:rPr>
                <w:rFonts w:ascii="Arial" w:hAnsi="Arial" w:cs="Arial" w:hint="eastAsia"/>
              </w:rPr>
              <w:t xml:space="preserve"> 2.7V</w:t>
            </w:r>
            <w:r>
              <w:rPr>
                <w:rFonts w:ascii="Arial" w:hAnsi="Arial" w:cs="Arial" w:hint="eastAsia"/>
              </w:rPr>
              <w:t>时，</w:t>
            </w:r>
            <w:r>
              <w:rPr>
                <w:rFonts w:ascii="Arial" w:hAnsi="Arial" w:cs="Arial" w:hint="eastAsia"/>
              </w:rPr>
              <w:t>L</w:t>
            </w: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 w:hint="eastAsia"/>
              </w:rPr>
              <w:t>D</w:t>
            </w:r>
            <w:r>
              <w:rPr>
                <w:rFonts w:ascii="Arial" w:hAnsi="Arial" w:cs="Arial" w:hint="eastAsia"/>
              </w:rPr>
              <w:t>能提示低电压并保存低电状态，直至下次重新上电后再检测；</w:t>
            </w:r>
          </w:p>
          <w:p w:rsidR="00C1021F" w:rsidRDefault="00C1021F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>如果电源电压小于</w:t>
            </w:r>
            <w:r>
              <w:rPr>
                <w:rFonts w:ascii="Arial" w:hAnsi="Arial" w:cs="Arial" w:hint="eastAsia"/>
              </w:rPr>
              <w:t>2.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 w:hint="eastAsia"/>
              </w:rPr>
              <w:t>V</w:t>
            </w:r>
            <w:r>
              <w:rPr>
                <w:rFonts w:ascii="Arial" w:hAnsi="Arial" w:cs="Arial" w:hint="eastAsia"/>
              </w:rPr>
              <w:t>时，</w:t>
            </w:r>
            <w:r>
              <w:rPr>
                <w:rFonts w:ascii="Arial" w:hAnsi="Arial" w:cs="Arial" w:hint="eastAsia"/>
              </w:rPr>
              <w:t>L</w:t>
            </w: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 w:hint="eastAsia"/>
              </w:rPr>
              <w:t>D</w:t>
            </w:r>
            <w:r>
              <w:rPr>
                <w:rFonts w:ascii="Arial" w:hAnsi="Arial" w:cs="Arial" w:hint="eastAsia"/>
              </w:rPr>
              <w:t>提示超低电压后关机，一直保存此状态，直至下次重新上电后再检测；</w:t>
            </w:r>
          </w:p>
        </w:tc>
      </w:tr>
      <w:tr w:rsidR="00000000">
        <w:trPr>
          <w:trHeight w:val="360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hint="eastAsia"/>
              </w:rPr>
              <w:t>测量模式设置功能</w:t>
            </w:r>
          </w:p>
        </w:tc>
        <w:tc>
          <w:tcPr>
            <w:tcW w:w="7380" w:type="dxa"/>
            <w:vAlign w:val="center"/>
          </w:tcPr>
          <w:p w:rsidR="00C1021F" w:rsidRDefault="00C1021F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在开机状态下，短按设置按键，切换测量模式</w:t>
            </w:r>
          </w:p>
          <w:p w:rsidR="00C1021F" w:rsidRDefault="00C1021F">
            <w:pPr>
              <w:rPr>
                <w:rFonts w:ascii="Arial" w:hAnsi="Arial" w:cs="Arial"/>
              </w:rPr>
            </w:pPr>
            <w:r>
              <w:t>2.</w:t>
            </w:r>
            <w:r>
              <w:rPr>
                <w:rFonts w:ascii="Arial" w:hAnsi="Arial" w:cs="Arial" w:hint="eastAsia"/>
              </w:rPr>
              <w:t>按下测量按键，保存当前模式，并完成一次测量；</w:t>
            </w:r>
          </w:p>
          <w:p w:rsidR="00C1021F" w:rsidRDefault="00C1021F">
            <w:pPr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>3</w:t>
            </w: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 w:hint="eastAsia"/>
              </w:rPr>
              <w:t>选择完成后，</w:t>
            </w:r>
            <w:r>
              <w:rPr>
                <w:rFonts w:ascii="Arial" w:hAnsi="Arial" w:cs="Arial"/>
              </w:rPr>
              <w:t>15s</w:t>
            </w:r>
            <w:r>
              <w:rPr>
                <w:rFonts w:ascii="Arial" w:hAnsi="Arial" w:cs="Arial"/>
              </w:rPr>
              <w:t>没有操作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进入关机状态</w:t>
            </w:r>
            <w:r>
              <w:rPr>
                <w:rFonts w:ascii="Arial" w:hAnsi="Arial" w:cs="Arial" w:hint="eastAsia"/>
              </w:rPr>
              <w:t>；</w:t>
            </w:r>
          </w:p>
        </w:tc>
      </w:tr>
      <w:tr w:rsidR="00000000">
        <w:trPr>
          <w:trHeight w:val="360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>单位切换功能</w:t>
            </w:r>
          </w:p>
        </w:tc>
        <w:tc>
          <w:tcPr>
            <w:tcW w:w="738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hint="eastAsia"/>
              </w:rPr>
              <w:t>长按测量按键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秒后，出现单位图标闪烁，短按测量按键切换单位，选好后长按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秒，图标停止闪烁，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秒后关机；如果进入设置后无按键操作，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秒关机</w:t>
            </w:r>
          </w:p>
        </w:tc>
      </w:tr>
      <w:tr w:rsidR="00000000">
        <w:trPr>
          <w:trHeight w:val="360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ascii="Arial" w:hAnsi="Arial" w:cs="Arial"/>
              </w:rPr>
              <w:t>测量功能</w:t>
            </w:r>
          </w:p>
        </w:tc>
        <w:tc>
          <w:tcPr>
            <w:tcW w:w="738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hint="eastAsia"/>
              </w:rPr>
              <w:t>单片机</w:t>
            </w:r>
            <w:r>
              <w:t>检测到按键按下后，单片机读取</w:t>
            </w:r>
            <w:r>
              <w:rPr>
                <w:rFonts w:hint="eastAsia"/>
              </w:rPr>
              <w:t>A</w:t>
            </w:r>
            <w:r>
              <w:t>DC</w:t>
            </w:r>
            <w:r>
              <w:t>采集数据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在深度测量模式下，单片机连续读取</w:t>
            </w:r>
            <w:r>
              <w:rPr>
                <w:rFonts w:hint="eastAsia"/>
              </w:rPr>
              <w:t>A</w:t>
            </w:r>
            <w:r>
              <w:t>DC</w:t>
            </w:r>
            <w:r>
              <w:rPr>
                <w:rFonts w:hint="eastAsia"/>
              </w:rPr>
              <w:t>采集数据，直到测量时间结束，通过</w:t>
            </w:r>
            <w:r>
              <w:t>计算得出温度值</w:t>
            </w:r>
            <w:r>
              <w:rPr>
                <w:rFonts w:hint="eastAsia"/>
              </w:rPr>
              <w:t>，在屏幕显示结果，并且蜂鸣器提示</w:t>
            </w:r>
            <w:r>
              <w:rPr>
                <w:rFonts w:hint="eastAsia"/>
              </w:rPr>
              <w:t xml:space="preserve"> </w:t>
            </w:r>
          </w:p>
        </w:tc>
      </w:tr>
      <w:tr w:rsidR="00000000">
        <w:trPr>
          <w:trHeight w:val="360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hint="eastAsia"/>
              </w:rPr>
              <w:t>错误显示功能</w:t>
            </w:r>
          </w:p>
        </w:tc>
        <w:tc>
          <w:tcPr>
            <w:tcW w:w="7380" w:type="dxa"/>
            <w:vAlign w:val="center"/>
          </w:tcPr>
          <w:p w:rsidR="00C1021F" w:rsidRDefault="00C1021F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当环境温度超出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40℃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L</w:t>
            </w:r>
            <w:r>
              <w:t>CD</w:t>
            </w:r>
            <w:r>
              <w:t>闪烁显示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Err</w:t>
            </w:r>
            <w:r>
              <w:rPr>
                <w:rFonts w:hint="eastAsia"/>
              </w:rPr>
              <w:t>”</w:t>
            </w:r>
          </w:p>
          <w:p w:rsidR="00C1021F" w:rsidRDefault="00C1021F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测温大于</w:t>
            </w:r>
            <w:r>
              <w:rPr>
                <w:rFonts w:hint="eastAsia"/>
              </w:rPr>
              <w:t>42</w:t>
            </w:r>
            <w:r>
              <w:t>.9℃</w:t>
            </w:r>
            <w:r>
              <w:rPr>
                <w:rFonts w:hint="eastAsia"/>
              </w:rPr>
              <w:t>，或小于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℃提示</w:t>
            </w:r>
            <w:r>
              <w:t>”</w:t>
            </w:r>
            <w:r>
              <w:rPr>
                <w:rFonts w:hint="eastAsia"/>
              </w:rPr>
              <w:t>---</w:t>
            </w:r>
            <w:r>
              <w:rPr>
                <w:rFonts w:hint="eastAsia"/>
              </w:rPr>
              <w:t>℃</w:t>
            </w:r>
            <w:r>
              <w:t>”</w:t>
            </w:r>
            <w:r>
              <w:rPr>
                <w:rFonts w:hint="eastAsia"/>
              </w:rPr>
              <w:t>，</w:t>
            </w:r>
            <w:r>
              <w:t>不显示结果</w:t>
            </w:r>
          </w:p>
        </w:tc>
      </w:tr>
      <w:tr w:rsidR="00000000">
        <w:trPr>
          <w:trHeight w:val="360"/>
        </w:trPr>
        <w:tc>
          <w:tcPr>
            <w:tcW w:w="828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20" w:type="dxa"/>
            <w:vAlign w:val="center"/>
          </w:tcPr>
          <w:p w:rsidR="00C1021F" w:rsidRDefault="00C1021F">
            <w:pPr>
              <w:rPr>
                <w:rFonts w:hint="eastAsia"/>
              </w:rPr>
            </w:pPr>
            <w:r>
              <w:rPr>
                <w:rFonts w:hint="eastAsia"/>
              </w:rPr>
              <w:t>记忆功能</w:t>
            </w:r>
          </w:p>
        </w:tc>
        <w:tc>
          <w:tcPr>
            <w:tcW w:w="7380" w:type="dxa"/>
            <w:vAlign w:val="center"/>
          </w:tcPr>
          <w:p w:rsidR="00C1021F" w:rsidRDefault="00C1021F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每次测量成功，把数据保存到</w:t>
            </w:r>
            <w:r>
              <w:rPr>
                <w:rFonts w:hint="eastAsia"/>
              </w:rPr>
              <w:t>E</w:t>
            </w:r>
            <w:r>
              <w:t>EPROM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同时也保存测量模式等信息</w:t>
            </w:r>
          </w:p>
          <w:p w:rsidR="00C1021F" w:rsidRDefault="00C1021F">
            <w:pPr>
              <w:jc w:val="left"/>
            </w:pPr>
            <w:r>
              <w:t>2.</w:t>
            </w:r>
            <w:r>
              <w:rPr>
                <w:rFonts w:hint="eastAsia"/>
              </w:rPr>
              <w:t>长按设置按键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秒进入记忆查看模式，且只能查看之前测量模式下对应的记忆数据，如果想查看其他模式记忆，需要退出记忆后切换测量模式再查看</w:t>
            </w:r>
          </w:p>
          <w:p w:rsidR="00C1021F" w:rsidRDefault="00C102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关机状态下，同时长按测量键和设置键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秒，可清空记忆</w:t>
            </w:r>
          </w:p>
          <w:p w:rsidR="00C1021F" w:rsidRDefault="00C1021F">
            <w:pPr>
              <w:jc w:val="left"/>
              <w:rPr>
                <w:rFonts w:hint="eastAsia"/>
              </w:rPr>
            </w:pPr>
          </w:p>
        </w:tc>
      </w:tr>
    </w:tbl>
    <w:p w:rsidR="00C1021F" w:rsidRDefault="00C1021F">
      <w:pPr>
        <w:numPr>
          <w:ins w:id="144" w:author="Lenovo User" w:date="2011-10-11T16:33:00Z"/>
        </w:numPr>
        <w:rPr>
          <w:rFonts w:hint="eastAsia"/>
          <w:color w:val="FF00FF"/>
        </w:rPr>
      </w:pPr>
    </w:p>
    <w:p w:rsidR="00C1021F" w:rsidRDefault="00C1021F">
      <w:pPr>
        <w:pStyle w:val="2"/>
        <w:numPr>
          <w:ins w:id="145" w:author="Lenovo User" w:date="2011-10-11T16:33:00Z"/>
        </w:numPr>
      </w:pPr>
      <w:r>
        <w:rPr>
          <w:rFonts w:hint="eastAsia"/>
        </w:rPr>
        <w:lastRenderedPageBreak/>
        <w:t>2.4</w:t>
      </w:r>
      <w:r>
        <w:rPr>
          <w:rFonts w:hint="eastAsia"/>
        </w:rPr>
        <w:t>软、硬件接口方案</w:t>
      </w:r>
    </w:p>
    <w:tbl>
      <w:tblPr>
        <w:tblW w:w="0" w:type="auto"/>
        <w:tblInd w:w="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4"/>
        <w:gridCol w:w="3638"/>
      </w:tblGrid>
      <w:tr w:rsidR="00000000">
        <w:tc>
          <w:tcPr>
            <w:tcW w:w="3684" w:type="dxa"/>
          </w:tcPr>
          <w:p w:rsidR="00C1021F" w:rsidRDefault="00C1021F">
            <w:pPr>
              <w:numPr>
                <w:ins w:id="146" w:author="Lenovo User" w:date="2011-10-11T16:33:00Z"/>
              </w:num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功能描述</w:t>
            </w:r>
          </w:p>
        </w:tc>
        <w:tc>
          <w:tcPr>
            <w:tcW w:w="3638" w:type="dxa"/>
          </w:tcPr>
          <w:p w:rsidR="00C1021F" w:rsidRDefault="00C1021F">
            <w:pPr>
              <w:numPr>
                <w:ins w:id="147" w:author="Lenovo User" w:date="2011-10-11T16:33:00Z"/>
              </w:num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引脚配置</w:t>
            </w:r>
          </w:p>
        </w:tc>
      </w:tr>
      <w:tr w:rsidR="00000000">
        <w:tc>
          <w:tcPr>
            <w:tcW w:w="3684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Style w:val="ab"/>
                <w:rFonts w:ascii="Arial" w:hAnsi="Arial" w:hint="eastAsia"/>
                <w:b w:val="0"/>
                <w:sz w:val="24"/>
              </w:rPr>
              <w:t>按键</w:t>
            </w:r>
          </w:p>
        </w:tc>
        <w:tc>
          <w:tcPr>
            <w:tcW w:w="3638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Pin45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Pin</w:t>
            </w:r>
            <w:r>
              <w:rPr>
                <w:sz w:val="24"/>
              </w:rPr>
              <w:t>40</w:t>
            </w:r>
          </w:p>
        </w:tc>
      </w:tr>
      <w:tr w:rsidR="00000000">
        <w:tc>
          <w:tcPr>
            <w:tcW w:w="3684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Style w:val="ab"/>
                <w:rFonts w:ascii="Arial" w:hAnsi="Arial" w:hint="eastAsia"/>
                <w:b w:val="0"/>
                <w:sz w:val="24"/>
              </w:rPr>
              <w:t>蜂鸣器</w:t>
            </w:r>
          </w:p>
        </w:tc>
        <w:tc>
          <w:tcPr>
            <w:tcW w:w="3638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</w:t>
            </w:r>
            <w:r>
              <w:rPr>
                <w:sz w:val="24"/>
              </w:rPr>
              <w:t>38</w:t>
            </w:r>
          </w:p>
        </w:tc>
      </w:tr>
      <w:tr w:rsidR="00000000">
        <w:tc>
          <w:tcPr>
            <w:tcW w:w="3684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Style w:val="ab"/>
                <w:rFonts w:ascii="Arial" w:hAnsi="Arial"/>
                <w:b w:val="0"/>
                <w:sz w:val="24"/>
              </w:rPr>
              <w:t>LCD</w:t>
            </w:r>
            <w:r>
              <w:rPr>
                <w:rStyle w:val="ab"/>
                <w:rFonts w:ascii="Arial" w:hAnsi="Arial" w:hint="eastAsia"/>
                <w:b w:val="0"/>
                <w:sz w:val="24"/>
              </w:rPr>
              <w:t>显示</w:t>
            </w:r>
          </w:p>
        </w:tc>
        <w:tc>
          <w:tcPr>
            <w:tcW w:w="3638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~Pin</w:t>
            </w:r>
            <w:r>
              <w:rPr>
                <w:sz w:val="24"/>
              </w:rPr>
              <w:t>25</w:t>
            </w:r>
          </w:p>
        </w:tc>
      </w:tr>
      <w:tr w:rsidR="00000000">
        <w:tc>
          <w:tcPr>
            <w:tcW w:w="3684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Style w:val="ab"/>
                <w:rFonts w:ascii="Arial" w:hAnsi="Arial" w:hint="eastAsia"/>
                <w:b w:val="0"/>
                <w:sz w:val="24"/>
              </w:rPr>
              <w:t>红外传感器</w:t>
            </w:r>
            <w:r>
              <w:rPr>
                <w:rStyle w:val="ab"/>
                <w:rFonts w:ascii="Arial" w:hAnsi="Arial"/>
                <w:b w:val="0"/>
                <w:sz w:val="24"/>
              </w:rPr>
              <w:t>接口</w:t>
            </w:r>
          </w:p>
        </w:tc>
        <w:tc>
          <w:tcPr>
            <w:tcW w:w="3638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Pin3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Pin4</w:t>
            </w:r>
          </w:p>
        </w:tc>
      </w:tr>
      <w:tr w:rsidR="00000000">
        <w:tc>
          <w:tcPr>
            <w:tcW w:w="3684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Style w:val="ab"/>
                <w:rFonts w:ascii="Arial" w:hAnsi="Arial" w:hint="eastAsia"/>
                <w:b w:val="0"/>
                <w:sz w:val="24"/>
              </w:rPr>
              <w:t>L</w:t>
            </w:r>
            <w:r>
              <w:rPr>
                <w:rStyle w:val="ab"/>
                <w:rFonts w:ascii="Arial" w:hAnsi="Arial"/>
                <w:b w:val="0"/>
                <w:sz w:val="24"/>
              </w:rPr>
              <w:t>CD</w:t>
            </w:r>
            <w:r>
              <w:rPr>
                <w:rStyle w:val="ab"/>
                <w:rFonts w:ascii="Arial" w:hAnsi="Arial"/>
                <w:b w:val="0"/>
                <w:sz w:val="24"/>
              </w:rPr>
              <w:t>背光驱动接口</w:t>
            </w:r>
          </w:p>
        </w:tc>
        <w:tc>
          <w:tcPr>
            <w:tcW w:w="3638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sz w:val="24"/>
              </w:rPr>
              <w:t>Pin</w:t>
            </w:r>
            <w:r>
              <w:rPr>
                <w:sz w:val="24"/>
              </w:rPr>
              <w:t>35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Pin</w:t>
            </w:r>
            <w:r>
              <w:rPr>
                <w:sz w:val="24"/>
              </w:rPr>
              <w:t>36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Pin</w:t>
            </w:r>
            <w:r>
              <w:rPr>
                <w:sz w:val="24"/>
              </w:rPr>
              <w:t>39</w:t>
            </w:r>
          </w:p>
        </w:tc>
      </w:tr>
      <w:tr w:rsidR="00000000">
        <w:tc>
          <w:tcPr>
            <w:tcW w:w="3684" w:type="dxa"/>
          </w:tcPr>
          <w:p w:rsidR="00C1021F" w:rsidRDefault="00C1021F">
            <w:pPr>
              <w:spacing w:line="360" w:lineRule="auto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Style w:val="ab"/>
                <w:rFonts w:ascii="Arial" w:hAnsi="Arial" w:hint="eastAsia"/>
                <w:b w:val="0"/>
                <w:sz w:val="24"/>
              </w:rPr>
              <w:t>NTC</w:t>
            </w:r>
            <w:r>
              <w:rPr>
                <w:rStyle w:val="ab"/>
                <w:rFonts w:ascii="Arial" w:hAnsi="Arial"/>
                <w:b w:val="0"/>
                <w:sz w:val="24"/>
              </w:rPr>
              <w:t>采样</w:t>
            </w:r>
          </w:p>
        </w:tc>
        <w:tc>
          <w:tcPr>
            <w:tcW w:w="3638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Pin42</w:t>
            </w:r>
          </w:p>
        </w:tc>
      </w:tr>
      <w:tr w:rsidR="00000000">
        <w:tc>
          <w:tcPr>
            <w:tcW w:w="3684" w:type="dxa"/>
          </w:tcPr>
          <w:p w:rsidR="00C1021F" w:rsidRDefault="00C1021F">
            <w:pPr>
              <w:spacing w:line="360" w:lineRule="auto"/>
              <w:jc w:val="center"/>
              <w:rPr>
                <w:rFonts w:ascii="Arial" w:hAnsi="Arial" w:hint="eastAsia"/>
                <w:sz w:val="24"/>
              </w:rPr>
            </w:pPr>
            <w:r>
              <w:rPr>
                <w:rStyle w:val="ab"/>
                <w:rFonts w:ascii="Arial" w:hAnsi="Arial" w:hint="eastAsia"/>
                <w:b w:val="0"/>
                <w:sz w:val="24"/>
              </w:rPr>
              <w:t>电池电量</w:t>
            </w:r>
            <w:r>
              <w:rPr>
                <w:rStyle w:val="ab"/>
                <w:rFonts w:ascii="Arial" w:hAnsi="Arial"/>
                <w:b w:val="0"/>
                <w:sz w:val="24"/>
              </w:rPr>
              <w:t>采集</w:t>
            </w:r>
          </w:p>
        </w:tc>
        <w:tc>
          <w:tcPr>
            <w:tcW w:w="3638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Pin41</w:t>
            </w:r>
          </w:p>
        </w:tc>
      </w:tr>
      <w:tr w:rsidR="00000000">
        <w:tc>
          <w:tcPr>
            <w:tcW w:w="3684" w:type="dxa"/>
          </w:tcPr>
          <w:p w:rsidR="00C1021F" w:rsidRDefault="00C1021F">
            <w:pPr>
              <w:spacing w:line="360" w:lineRule="auto"/>
              <w:jc w:val="center"/>
              <w:rPr>
                <w:rStyle w:val="ab"/>
                <w:rFonts w:ascii="Arial" w:hAnsi="Arial" w:hint="eastAsia"/>
                <w:b w:val="0"/>
                <w:sz w:val="24"/>
              </w:rPr>
            </w:pPr>
            <w:r>
              <w:rPr>
                <w:rStyle w:val="ab"/>
                <w:rFonts w:ascii="Arial" w:hAnsi="Arial" w:hint="eastAsia"/>
                <w:b w:val="0"/>
                <w:sz w:val="24"/>
              </w:rPr>
              <w:t>静音开关接口</w:t>
            </w:r>
          </w:p>
        </w:tc>
        <w:tc>
          <w:tcPr>
            <w:tcW w:w="3638" w:type="dxa"/>
          </w:tcPr>
          <w:p w:rsidR="00C1021F" w:rsidRDefault="00C1021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Pin</w:t>
            </w:r>
            <w:r>
              <w:rPr>
                <w:sz w:val="24"/>
              </w:rPr>
              <w:t>44</w:t>
            </w:r>
          </w:p>
        </w:tc>
      </w:tr>
    </w:tbl>
    <w:p w:rsidR="00C1021F" w:rsidRDefault="00C1021F">
      <w:pPr>
        <w:numPr>
          <w:ins w:id="148" w:author="Lenovo User" w:date="2011-10-11T16:33:00Z"/>
        </w:numPr>
        <w:spacing w:line="360" w:lineRule="auto"/>
        <w:ind w:left="1200"/>
        <w:rPr>
          <w:rFonts w:hint="eastAsia"/>
          <w:sz w:val="24"/>
        </w:rPr>
      </w:pPr>
    </w:p>
    <w:p w:rsidR="00C1021F" w:rsidRDefault="00C1021F">
      <w:pPr>
        <w:pStyle w:val="2"/>
      </w:pPr>
      <w:r>
        <w:rPr>
          <w:rFonts w:hint="eastAsia"/>
        </w:rPr>
        <w:t>2.5</w:t>
      </w:r>
      <w:r>
        <w:rPr>
          <w:rFonts w:hint="eastAsia"/>
        </w:rPr>
        <w:t>降低风险的措施方案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4091"/>
        <w:gridCol w:w="3279"/>
      </w:tblGrid>
      <w:tr w:rsidR="00000000">
        <w:trPr>
          <w:tblHeader/>
        </w:trPr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021F" w:rsidRDefault="00C1021F">
            <w:pPr>
              <w:numPr>
                <w:ins w:id="149" w:author="Lenovo User" w:date="2011-10-11T16:33:00Z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危害（</w:t>
            </w:r>
            <w:r>
              <w:rPr>
                <w:rFonts w:hint="eastAsia"/>
              </w:rPr>
              <w:t>Hazard</w:t>
            </w:r>
            <w:r>
              <w:rPr>
                <w:rFonts w:hint="eastAsia"/>
              </w:rPr>
              <w:t>）</w:t>
            </w:r>
          </w:p>
        </w:tc>
        <w:tc>
          <w:tcPr>
            <w:tcW w:w="4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021F" w:rsidRDefault="00C1021F">
            <w:pPr>
              <w:numPr>
                <w:ins w:id="150" w:author="Lenovo User" w:date="2011-10-11T16:33:00Z"/>
              </w:num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危害处境</w:t>
            </w:r>
          </w:p>
        </w:tc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021F" w:rsidRDefault="00C1021F">
            <w:pPr>
              <w:numPr>
                <w:ins w:id="151" w:author="Lenovo User" w:date="2011-10-11T16:33:00Z"/>
              </w:num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措施方案</w:t>
            </w:r>
          </w:p>
        </w:tc>
      </w:tr>
      <w:tr w:rsidR="00000000">
        <w:trPr>
          <w:tblHeader/>
        </w:trPr>
        <w:tc>
          <w:tcPr>
            <w:tcW w:w="2190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显示信息不明确</w:t>
            </w:r>
          </w:p>
        </w:tc>
        <w:tc>
          <w:tcPr>
            <w:tcW w:w="4091" w:type="dxa"/>
            <w:vAlign w:val="center"/>
          </w:tcPr>
          <w:p w:rsidR="00C1021F" w:rsidRDefault="00C102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患者、操作者将显示的信息理解错误</w:t>
            </w:r>
          </w:p>
        </w:tc>
        <w:tc>
          <w:tcPr>
            <w:tcW w:w="3279" w:type="dxa"/>
            <w:vAlign w:val="center"/>
          </w:tcPr>
          <w:p w:rsidR="00C1021F" w:rsidRDefault="00C102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软件对显示功能做测试，说明书解释显示的信息</w:t>
            </w:r>
          </w:p>
        </w:tc>
      </w:tr>
      <w:tr w:rsidR="00000000">
        <w:trPr>
          <w:tblHeader/>
        </w:trPr>
        <w:tc>
          <w:tcPr>
            <w:tcW w:w="2190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不正确的算法</w:t>
            </w:r>
          </w:p>
        </w:tc>
        <w:tc>
          <w:tcPr>
            <w:tcW w:w="4091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患者、操作者使用了算法不正确的设备</w:t>
            </w:r>
          </w:p>
        </w:tc>
        <w:tc>
          <w:tcPr>
            <w:tcW w:w="3279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软件发布前进行算法验证</w:t>
            </w:r>
          </w:p>
        </w:tc>
      </w:tr>
      <w:tr w:rsidR="00000000">
        <w:trPr>
          <w:tblHeader/>
        </w:trPr>
        <w:tc>
          <w:tcPr>
            <w:tcW w:w="2190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不正确的测试结果存储，包括结果分组和时间的对应</w:t>
            </w:r>
          </w:p>
        </w:tc>
        <w:tc>
          <w:tcPr>
            <w:tcW w:w="4091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患者、操作者查询错误的记忆值</w:t>
            </w:r>
          </w:p>
        </w:tc>
        <w:tc>
          <w:tcPr>
            <w:tcW w:w="3279" w:type="dxa"/>
            <w:vAlign w:val="center"/>
          </w:tcPr>
          <w:p w:rsidR="00C1021F" w:rsidRDefault="00C102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软件对记忆功能做测试</w:t>
            </w:r>
          </w:p>
        </w:tc>
      </w:tr>
    </w:tbl>
    <w:p w:rsidR="001F3D66" w:rsidRDefault="001F3D66">
      <w:pPr>
        <w:spacing w:line="360" w:lineRule="auto"/>
        <w:ind w:left="1200"/>
        <w:rPr>
          <w:rFonts w:hint="eastAsia"/>
          <w:sz w:val="24"/>
        </w:rPr>
      </w:pPr>
    </w:p>
    <w:sectPr w:rsidR="001F3D66">
      <w:footerReference w:type="default" r:id="rId13"/>
      <w:pgSz w:w="11906" w:h="16838"/>
      <w:pgMar w:top="851" w:right="1134" w:bottom="567" w:left="1134" w:header="567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021F" w:rsidRDefault="00C1021F">
      <w:r>
        <w:separator/>
      </w:r>
    </w:p>
  </w:endnote>
  <w:endnote w:type="continuationSeparator" w:id="0">
    <w:p w:rsidR="00C1021F" w:rsidRDefault="00C10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021F" w:rsidRDefault="00C1021F">
    <w:pPr>
      <w:pStyle w:val="a5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separate"/>
    </w:r>
    <w:r>
      <w:fldChar w:fldCharType="end"/>
    </w:r>
  </w:p>
  <w:p w:rsidR="00C1021F" w:rsidRDefault="00C1021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021F" w:rsidRDefault="00C1021F">
    <w:pPr>
      <w:pStyle w:val="a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021F" w:rsidRDefault="00C1021F">
    <w:pPr>
      <w:pStyle w:val="a5"/>
      <w:wordWrap w:val="0"/>
      <w:jc w:val="right"/>
    </w:pPr>
    <w:r>
      <w:rPr>
        <w:rFonts w:hint="eastAsia"/>
        <w:kern w:val="0"/>
        <w:szCs w:val="21"/>
      </w:rPr>
      <w:t xml:space="preserve">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021F" w:rsidRDefault="00C1021F">
    <w:pPr>
      <w:pStyle w:val="a5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4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021F" w:rsidRDefault="00C1021F">
      <w:r>
        <w:separator/>
      </w:r>
    </w:p>
  </w:footnote>
  <w:footnote w:type="continuationSeparator" w:id="0">
    <w:p w:rsidR="00C1021F" w:rsidRDefault="00C10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021F" w:rsidRDefault="00C1021F">
    <w:pPr>
      <w:ind w:firstLineChars="650" w:firstLine="1170"/>
      <w:jc w:val="center"/>
    </w:pPr>
    <w:r>
      <w:rPr>
        <w:sz w:val="18"/>
        <w:szCs w:val="18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7pt;width:81pt;height:33pt;z-index:-251658752" wrapcoords="-200 0 -200 20618 21600 20618 21600 0 -200 0">
          <v:imagedata r:id="rId1" r:href="rId2"/>
          <w10:wrap type="square"/>
        </v:shape>
      </w:pic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</w:rPr>
      <w:t xml:space="preserve"> </w:t>
    </w:r>
    <w:r w:rsidR="009D67EA">
      <w:rPr>
        <w:rFonts w:hint="eastAsia"/>
        <w:sz w:val="18"/>
        <w:szCs w:val="18"/>
        <w:u w:val="single"/>
      </w:rPr>
      <w:t>PT9L</w:t>
    </w:r>
    <w:r>
      <w:rPr>
        <w:rFonts w:hint="eastAsia"/>
        <w:sz w:val="18"/>
        <w:szCs w:val="18"/>
        <w:u w:val="single"/>
      </w:rPr>
      <w:t>-RJFA 01</w:t>
    </w:r>
    <w:r>
      <w:rPr>
        <w:rFonts w:hint="eastAsia"/>
        <w:sz w:val="18"/>
        <w:szCs w:val="18"/>
      </w:rPr>
      <w:t xml:space="preserve">  V1.0</w:t>
    </w:r>
    <w:r>
      <w:rPr>
        <w:rFonts w:hint="eastAsia"/>
      </w:rPr>
      <w:t xml:space="preserve">                                    </w:t>
    </w:r>
    <w:r>
      <w:rPr>
        <w:rFonts w:hint="eastAsia"/>
        <w:sz w:val="18"/>
        <w:szCs w:val="18"/>
      </w:rPr>
      <w:t>软件设计方案</w:t>
    </w:r>
  </w:p>
  <w:p w:rsidR="00C1021F" w:rsidRDefault="00C1021F">
    <w:pPr>
      <w:pStyle w:val="a7"/>
      <w:pBdr>
        <w:bottom w:val="none" w:sz="0" w:space="0" w:color="auto"/>
      </w:pBdr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multilevel"/>
    <w:tmpl w:val="0000000E"/>
    <w:lvl w:ilvl="0">
      <w:start w:val="1"/>
      <w:numFmt w:val="decimal"/>
      <w:lvlText w:val="%1）"/>
      <w:lvlJc w:val="left"/>
      <w:pPr>
        <w:tabs>
          <w:tab w:val="num" w:pos="1200"/>
        </w:tabs>
        <w:ind w:left="1200" w:hanging="7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8125142"/>
    <w:multiLevelType w:val="multilevel"/>
    <w:tmpl w:val="0812514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90C0BE2"/>
    <w:multiLevelType w:val="multilevel"/>
    <w:tmpl w:val="790C0BE2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7F884D9D"/>
    <w:multiLevelType w:val="multilevel"/>
    <w:tmpl w:val="7F884D9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4930152">
    <w:abstractNumId w:val="0"/>
  </w:num>
  <w:num w:numId="2" w16cid:durableId="1563827528">
    <w:abstractNumId w:val="2"/>
  </w:num>
  <w:num w:numId="3" w16cid:durableId="134492196">
    <w:abstractNumId w:val="1"/>
  </w:num>
  <w:num w:numId="4" w16cid:durableId="347216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F4203"/>
    <w:rsid w:val="0016376E"/>
    <w:rsid w:val="001F3D66"/>
    <w:rsid w:val="00306D8F"/>
    <w:rsid w:val="003904E9"/>
    <w:rsid w:val="00410C5C"/>
    <w:rsid w:val="004655CF"/>
    <w:rsid w:val="004D203F"/>
    <w:rsid w:val="004F04EB"/>
    <w:rsid w:val="00574CF2"/>
    <w:rsid w:val="007E607D"/>
    <w:rsid w:val="00802076"/>
    <w:rsid w:val="00894D39"/>
    <w:rsid w:val="00901A5A"/>
    <w:rsid w:val="009D67EA"/>
    <w:rsid w:val="00AE1CA3"/>
    <w:rsid w:val="00B663AC"/>
    <w:rsid w:val="00BD38E9"/>
    <w:rsid w:val="00C1021F"/>
    <w:rsid w:val="00C31D55"/>
    <w:rsid w:val="00D00C51"/>
    <w:rsid w:val="00D34F5A"/>
    <w:rsid w:val="00D833CC"/>
    <w:rsid w:val="00DC5574"/>
    <w:rsid w:val="00E209C2"/>
    <w:rsid w:val="00EC3816"/>
    <w:rsid w:val="00F067AE"/>
    <w:rsid w:val="00F65EE2"/>
    <w:rsid w:val="00FB103C"/>
    <w:rsid w:val="00FE42ED"/>
    <w:rsid w:val="011533D3"/>
    <w:rsid w:val="0197713C"/>
    <w:rsid w:val="04C42EA2"/>
    <w:rsid w:val="04C70D83"/>
    <w:rsid w:val="072F72B6"/>
    <w:rsid w:val="075229E7"/>
    <w:rsid w:val="079C054D"/>
    <w:rsid w:val="08020AB2"/>
    <w:rsid w:val="0C4D19CF"/>
    <w:rsid w:val="0C7620A6"/>
    <w:rsid w:val="0ED158DD"/>
    <w:rsid w:val="0F365706"/>
    <w:rsid w:val="129B4663"/>
    <w:rsid w:val="13E001A9"/>
    <w:rsid w:val="14860174"/>
    <w:rsid w:val="155E2F3A"/>
    <w:rsid w:val="15CC6C29"/>
    <w:rsid w:val="16D85C88"/>
    <w:rsid w:val="1980122D"/>
    <w:rsid w:val="19D2536E"/>
    <w:rsid w:val="19E12C15"/>
    <w:rsid w:val="1A704985"/>
    <w:rsid w:val="1B94434C"/>
    <w:rsid w:val="1CBB1BB0"/>
    <w:rsid w:val="1DA10537"/>
    <w:rsid w:val="1EA21A51"/>
    <w:rsid w:val="1FF25F66"/>
    <w:rsid w:val="2008261D"/>
    <w:rsid w:val="21B72584"/>
    <w:rsid w:val="22B17ED9"/>
    <w:rsid w:val="22C96B13"/>
    <w:rsid w:val="239249B8"/>
    <w:rsid w:val="23A54035"/>
    <w:rsid w:val="25CE54D7"/>
    <w:rsid w:val="283B6D0F"/>
    <w:rsid w:val="286533D6"/>
    <w:rsid w:val="286D07E3"/>
    <w:rsid w:val="29560760"/>
    <w:rsid w:val="29B84F82"/>
    <w:rsid w:val="2B8054C5"/>
    <w:rsid w:val="2DBB2B93"/>
    <w:rsid w:val="2EED420A"/>
    <w:rsid w:val="2F6A0031"/>
    <w:rsid w:val="342D264C"/>
    <w:rsid w:val="3725612D"/>
    <w:rsid w:val="38EE7BF2"/>
    <w:rsid w:val="39BB7346"/>
    <w:rsid w:val="39D20784"/>
    <w:rsid w:val="3C042703"/>
    <w:rsid w:val="3CAA6600"/>
    <w:rsid w:val="3E860255"/>
    <w:rsid w:val="3FEB336E"/>
    <w:rsid w:val="4296514B"/>
    <w:rsid w:val="434D54EC"/>
    <w:rsid w:val="436B7DDF"/>
    <w:rsid w:val="47A14C13"/>
    <w:rsid w:val="48700D4D"/>
    <w:rsid w:val="49033566"/>
    <w:rsid w:val="4A866CAD"/>
    <w:rsid w:val="4DE06DB9"/>
    <w:rsid w:val="4E244240"/>
    <w:rsid w:val="4F8A7C0C"/>
    <w:rsid w:val="52963BB9"/>
    <w:rsid w:val="5536294B"/>
    <w:rsid w:val="56D0377C"/>
    <w:rsid w:val="57ED4E4E"/>
    <w:rsid w:val="5A7B6781"/>
    <w:rsid w:val="5B0171D9"/>
    <w:rsid w:val="5B277904"/>
    <w:rsid w:val="5C8F0E99"/>
    <w:rsid w:val="5C961787"/>
    <w:rsid w:val="5C9E0E22"/>
    <w:rsid w:val="5DD16FC5"/>
    <w:rsid w:val="5E7E6D93"/>
    <w:rsid w:val="5E872AA3"/>
    <w:rsid w:val="606F1089"/>
    <w:rsid w:val="611277F1"/>
    <w:rsid w:val="612001E9"/>
    <w:rsid w:val="687E35FE"/>
    <w:rsid w:val="6AE74CF1"/>
    <w:rsid w:val="6F1C062E"/>
    <w:rsid w:val="6F7223C6"/>
    <w:rsid w:val="6FFC14C6"/>
    <w:rsid w:val="7A7D089C"/>
    <w:rsid w:val="7CC63144"/>
    <w:rsid w:val="7FFE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5B4BB2AB-A0CF-4C47-8D6F-C340E997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Times New Roman" w:eastAsia="宋体" w:hAnsi="Times New Roman"/>
      <w:b/>
      <w:kern w:val="44"/>
      <w:sz w:val="44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脚 字符"/>
    <w:link w:val="a5"/>
    <w:rPr>
      <w:sz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8">
    <w:name w:val="页眉 字符"/>
    <w:link w:val="a7"/>
    <w:rPr>
      <w:sz w:val="18"/>
    </w:rPr>
  </w:style>
  <w:style w:type="paragraph" w:styleId="TOC1">
    <w:name w:val="toc 1"/>
    <w:basedOn w:val="a"/>
    <w:next w:val="a"/>
    <w:pPr>
      <w:tabs>
        <w:tab w:val="right" w:leader="dot" w:pos="8296"/>
      </w:tabs>
      <w:jc w:val="center"/>
    </w:pPr>
  </w:style>
  <w:style w:type="paragraph" w:styleId="TOC2">
    <w:name w:val="toc 2"/>
    <w:basedOn w:val="a"/>
    <w:next w:val="a"/>
    <w:pPr>
      <w:ind w:leftChars="200" w:left="420"/>
    </w:pPr>
  </w:style>
  <w:style w:type="paragraph" w:styleId="a9">
    <w:name w:val="annotation subject"/>
    <w:basedOn w:val="a3"/>
    <w:next w:val="a3"/>
    <w:rPr>
      <w:b/>
    </w:rPr>
  </w:style>
  <w:style w:type="table" w:styleId="aa">
    <w:name w:val="Table Grid"/>
    <w:basedOn w:val="a1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qFormat/>
    <w:rPr>
      <w:b/>
    </w:rPr>
  </w:style>
  <w:style w:type="character" w:styleId="ac">
    <w:name w:val="page number"/>
  </w:style>
  <w:style w:type="character" w:styleId="ad">
    <w:name w:val="Hyperlink"/>
    <w:rPr>
      <w:color w:val="0000FF"/>
      <w:u w:val="single"/>
    </w:rPr>
  </w:style>
  <w:style w:type="character" w:styleId="ae">
    <w:name w:val="annotation reference"/>
    <w:rPr>
      <w:sz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~1\0110~1.KOD\LOCALS~1\Temp\ksohtml\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1702</Words>
  <Characters>1972</Characters>
  <Application>Microsoft Office Word</Application>
  <DocSecurity>0</DocSecurity>
  <PresentationFormat/>
  <Lines>271</Lines>
  <Paragraphs>118</Paragraphs>
  <Slides>0</Slides>
  <Notes>0</Notes>
  <HiddenSlides>0</HiddenSlides>
  <MMClips>0</MMClips>
  <ScaleCrop>false</ScaleCrop>
  <Manager/>
  <Company>微软中国</Company>
  <LinksUpToDate>false</LinksUpToDate>
  <CharactersWithSpaces>2130</CharactersWithSpaces>
  <SharedDoc>false</SharedDoc>
  <HLinks>
    <vt:vector size="6" baseType="variant">
      <vt:variant>
        <vt:i4>3342382</vt:i4>
      </vt:variant>
      <vt:variant>
        <vt:i4>-1</vt:i4>
      </vt:variant>
      <vt:variant>
        <vt:i4>1025</vt:i4>
      </vt:variant>
      <vt:variant>
        <vt:i4>1</vt:i4>
      </vt:variant>
      <vt:variant>
        <vt:lpwstr>C:\DOCUME~1\0110~1.KOD\LOCALS~1\Temp\ksohtml\wps_clip_image-0.png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历史版本记录</dc:title>
  <dc:subject/>
  <dc:creator>0158</dc:creator>
  <cp:keywords/>
  <dc:description/>
  <cp:lastModifiedBy>宇 杜</cp:lastModifiedBy>
  <cp:revision>2</cp:revision>
  <cp:lastPrinted>2016-04-17T01:44:00Z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D8125ADFB43F4C359B06CCE0B0CD98FF_13</vt:lpwstr>
  </property>
</Properties>
</file>